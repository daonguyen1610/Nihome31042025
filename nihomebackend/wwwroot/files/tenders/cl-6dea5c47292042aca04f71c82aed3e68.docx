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F6FC" w14:textId="77777777" w:rsidR="003C6A7A" w:rsidRPr="00D15066" w:rsidRDefault="005703C0">
      <w:pPr>
        <w:jc w:val="center"/>
        <w:rPr>
          <w:sz w:val="28"/>
          <w:szCs w:val="28"/>
        </w:rPr>
      </w:pPr>
      <w:r w:rsidRPr="00D15066">
        <w:rPr>
          <w:b/>
          <w:sz w:val="28"/>
          <w:szCs w:val="28"/>
        </w:rPr>
        <w:t>CỘNG HOÀ XÃ HỘI CHỦ NGHĨA VIỆT NAM</w:t>
      </w:r>
    </w:p>
    <w:p w14:paraId="78F1D552" w14:textId="77777777" w:rsidR="003C6A7A" w:rsidRPr="00D15066" w:rsidRDefault="005703C0">
      <w:pPr>
        <w:jc w:val="center"/>
        <w:rPr>
          <w:sz w:val="22"/>
          <w:szCs w:val="22"/>
        </w:rPr>
      </w:pPr>
      <w:proofErr w:type="spellStart"/>
      <w:r w:rsidRPr="00D15066">
        <w:rPr>
          <w:b/>
          <w:sz w:val="22"/>
          <w:szCs w:val="22"/>
        </w:rPr>
        <w:t>Độc</w:t>
      </w:r>
      <w:proofErr w:type="spellEnd"/>
      <w:r w:rsidRPr="00D15066">
        <w:rPr>
          <w:b/>
          <w:sz w:val="22"/>
          <w:szCs w:val="22"/>
        </w:rPr>
        <w:t xml:space="preserve"> </w:t>
      </w:r>
      <w:proofErr w:type="spellStart"/>
      <w:r w:rsidRPr="00D15066">
        <w:rPr>
          <w:b/>
          <w:sz w:val="22"/>
          <w:szCs w:val="22"/>
        </w:rPr>
        <w:t>lập</w:t>
      </w:r>
      <w:proofErr w:type="spellEnd"/>
      <w:r w:rsidRPr="00D15066">
        <w:rPr>
          <w:b/>
          <w:sz w:val="22"/>
          <w:szCs w:val="22"/>
        </w:rPr>
        <w:t xml:space="preserve"> - </w:t>
      </w:r>
      <w:proofErr w:type="spellStart"/>
      <w:r w:rsidRPr="00D15066">
        <w:rPr>
          <w:b/>
          <w:sz w:val="22"/>
          <w:szCs w:val="22"/>
        </w:rPr>
        <w:t>Tự</w:t>
      </w:r>
      <w:proofErr w:type="spellEnd"/>
      <w:r w:rsidRPr="00D15066">
        <w:rPr>
          <w:b/>
          <w:sz w:val="22"/>
          <w:szCs w:val="22"/>
        </w:rPr>
        <w:t xml:space="preserve"> Do - </w:t>
      </w:r>
      <w:proofErr w:type="spellStart"/>
      <w:r w:rsidRPr="00D15066">
        <w:rPr>
          <w:b/>
          <w:sz w:val="22"/>
          <w:szCs w:val="22"/>
        </w:rPr>
        <w:t>Hạnh</w:t>
      </w:r>
      <w:proofErr w:type="spellEnd"/>
      <w:r w:rsidRPr="00D15066">
        <w:rPr>
          <w:b/>
          <w:sz w:val="22"/>
          <w:szCs w:val="22"/>
        </w:rPr>
        <w:t xml:space="preserve"> Phúc</w:t>
      </w:r>
    </w:p>
    <w:p w14:paraId="70919855" w14:textId="77777777" w:rsidR="003C6A7A" w:rsidRPr="00D15066" w:rsidRDefault="005703C0">
      <w:pPr>
        <w:jc w:val="center"/>
        <w:rPr>
          <w:sz w:val="22"/>
          <w:szCs w:val="22"/>
        </w:rPr>
      </w:pPr>
      <w:r w:rsidRPr="00D15066">
        <w:rPr>
          <w:sz w:val="22"/>
          <w:szCs w:val="22"/>
        </w:rPr>
        <w:t xml:space="preserve">****** </w:t>
      </w:r>
    </w:p>
    <w:p w14:paraId="1C8DE426" w14:textId="77777777" w:rsidR="003C6A7A" w:rsidRPr="00D15066" w:rsidRDefault="003C6A7A">
      <w:pPr>
        <w:jc w:val="center"/>
        <w:rPr>
          <w:sz w:val="22"/>
          <w:szCs w:val="22"/>
        </w:rPr>
      </w:pPr>
    </w:p>
    <w:p w14:paraId="0A76559B" w14:textId="77777777" w:rsidR="003C6A7A" w:rsidRPr="00D15066" w:rsidRDefault="005703C0">
      <w:pPr>
        <w:jc w:val="center"/>
        <w:rPr>
          <w:sz w:val="22"/>
          <w:szCs w:val="22"/>
        </w:rPr>
      </w:pPr>
      <w:r w:rsidRPr="00D15066">
        <w:rPr>
          <w:b/>
          <w:sz w:val="28"/>
          <w:szCs w:val="28"/>
        </w:rPr>
        <w:t>HỢP ĐỒNG DỊCH VỤ THIẾT KẾ WEBSITE</w:t>
      </w:r>
      <w:r w:rsidRPr="00D15066">
        <w:rPr>
          <w:b/>
          <w:sz w:val="22"/>
          <w:szCs w:val="22"/>
        </w:rPr>
        <w:t xml:space="preserve"> </w:t>
      </w:r>
      <w:r w:rsidRPr="00D15066">
        <w:rPr>
          <w:b/>
          <w:sz w:val="22"/>
          <w:szCs w:val="22"/>
        </w:rPr>
        <w:br/>
      </w:r>
      <w:proofErr w:type="spellStart"/>
      <w:r w:rsidRPr="00D15066">
        <w:rPr>
          <w:i/>
          <w:sz w:val="22"/>
          <w:szCs w:val="22"/>
        </w:rPr>
        <w:t>Mã</w:t>
      </w:r>
      <w:proofErr w:type="spellEnd"/>
      <w:r w:rsidRPr="00D15066">
        <w:rPr>
          <w:i/>
          <w:sz w:val="22"/>
          <w:szCs w:val="22"/>
        </w:rPr>
        <w:t xml:space="preserve"> </w:t>
      </w:r>
      <w:proofErr w:type="spellStart"/>
      <w:r w:rsidRPr="00D15066">
        <w:rPr>
          <w:i/>
          <w:sz w:val="22"/>
          <w:szCs w:val="22"/>
        </w:rPr>
        <w:t>số</w:t>
      </w:r>
      <w:proofErr w:type="spellEnd"/>
      <w:r w:rsidRPr="00D15066">
        <w:rPr>
          <w:i/>
          <w:sz w:val="22"/>
          <w:szCs w:val="22"/>
        </w:rPr>
        <w:t xml:space="preserve"> </w:t>
      </w:r>
      <w:proofErr w:type="spellStart"/>
      <w:r w:rsidRPr="00D15066">
        <w:rPr>
          <w:i/>
          <w:sz w:val="22"/>
          <w:szCs w:val="22"/>
        </w:rPr>
        <w:t>Hợp</w:t>
      </w:r>
      <w:proofErr w:type="spellEnd"/>
      <w:r w:rsidRPr="00D15066">
        <w:rPr>
          <w:i/>
          <w:sz w:val="22"/>
          <w:szCs w:val="22"/>
        </w:rPr>
        <w:t xml:space="preserve"> </w:t>
      </w:r>
      <w:proofErr w:type="spellStart"/>
      <w:r w:rsidRPr="00D15066">
        <w:rPr>
          <w:i/>
          <w:sz w:val="22"/>
          <w:szCs w:val="22"/>
        </w:rPr>
        <w:t>đồng</w:t>
      </w:r>
      <w:proofErr w:type="spellEnd"/>
      <w:proofErr w:type="gramStart"/>
      <w:r w:rsidRPr="00D15066">
        <w:rPr>
          <w:i/>
          <w:sz w:val="22"/>
          <w:szCs w:val="22"/>
        </w:rPr>
        <w:t xml:space="preserve"> ..</w:t>
      </w:r>
      <w:proofErr w:type="gramEnd"/>
      <w:r w:rsidRPr="00D15066">
        <w:rPr>
          <w:i/>
          <w:sz w:val="22"/>
          <w:szCs w:val="22"/>
        </w:rPr>
        <w:t>/ 15</w:t>
      </w:r>
    </w:p>
    <w:p w14:paraId="78BEDFF1" w14:textId="77777777" w:rsidR="003C6A7A" w:rsidRPr="00D15066" w:rsidRDefault="003C6A7A">
      <w:pPr>
        <w:jc w:val="center"/>
        <w:rPr>
          <w:sz w:val="22"/>
          <w:szCs w:val="22"/>
        </w:rPr>
      </w:pPr>
    </w:p>
    <w:p w14:paraId="4DA20913" w14:textId="5BBA9345" w:rsidR="003C6A7A" w:rsidRPr="00D15066" w:rsidRDefault="005703C0">
      <w:pPr>
        <w:rPr>
          <w:color w:val="000000" w:themeColor="text1"/>
          <w:sz w:val="20"/>
          <w:szCs w:val="20"/>
        </w:rPr>
      </w:pPr>
      <w:proofErr w:type="spellStart"/>
      <w:r w:rsidRPr="00D15066">
        <w:rPr>
          <w:i/>
          <w:color w:val="000000" w:themeColor="text1"/>
          <w:sz w:val="20"/>
          <w:szCs w:val="20"/>
        </w:rPr>
        <w:t>Hôm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nay, </w:t>
      </w:r>
      <w:proofErr w:type="spellStart"/>
      <w:proofErr w:type="gramStart"/>
      <w:r w:rsidRPr="00D15066">
        <w:rPr>
          <w:i/>
          <w:color w:val="000000" w:themeColor="text1"/>
          <w:sz w:val="20"/>
          <w:szCs w:val="20"/>
        </w:rPr>
        <w:t>ngày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 </w:t>
      </w:r>
      <w:r w:rsidR="00542D08" w:rsidRPr="00D15066">
        <w:rPr>
          <w:i/>
          <w:color w:val="000000" w:themeColor="text1"/>
          <w:sz w:val="20"/>
          <w:szCs w:val="20"/>
          <w:lang w:val="vi-VN"/>
        </w:rPr>
        <w:t>2</w:t>
      </w:r>
      <w:r w:rsidR="003811FA" w:rsidRPr="00D15066">
        <w:rPr>
          <w:i/>
          <w:color w:val="000000" w:themeColor="text1"/>
          <w:sz w:val="20"/>
          <w:szCs w:val="20"/>
        </w:rPr>
        <w:t>0</w:t>
      </w:r>
      <w:proofErr w:type="gramEnd"/>
      <w:r w:rsidRPr="00D15066">
        <w:rPr>
          <w:i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D15066">
        <w:rPr>
          <w:i/>
          <w:color w:val="000000" w:themeColor="text1"/>
          <w:sz w:val="20"/>
          <w:szCs w:val="20"/>
        </w:rPr>
        <w:t>tháng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 </w:t>
      </w:r>
      <w:r w:rsidR="003811FA" w:rsidRPr="00D15066">
        <w:rPr>
          <w:i/>
          <w:color w:val="000000" w:themeColor="text1"/>
          <w:sz w:val="20"/>
          <w:szCs w:val="20"/>
        </w:rPr>
        <w:t>4</w:t>
      </w:r>
      <w:proofErr w:type="gramEnd"/>
      <w:r w:rsidRPr="00D15066">
        <w:rPr>
          <w:i/>
          <w:color w:val="000000" w:themeColor="text1"/>
          <w:sz w:val="20"/>
          <w:szCs w:val="20"/>
        </w:rPr>
        <w:t xml:space="preserve">    </w:t>
      </w:r>
      <w:proofErr w:type="spellStart"/>
      <w:r w:rsidRPr="00D15066">
        <w:rPr>
          <w:i/>
          <w:color w:val="000000" w:themeColor="text1"/>
          <w:sz w:val="20"/>
          <w:szCs w:val="20"/>
        </w:rPr>
        <w:t>năm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</w:t>
      </w:r>
      <w:r w:rsidR="00542D08" w:rsidRPr="00D15066">
        <w:rPr>
          <w:i/>
          <w:color w:val="000000" w:themeColor="text1"/>
          <w:sz w:val="20"/>
          <w:szCs w:val="20"/>
          <w:lang w:val="vi-VN"/>
        </w:rPr>
        <w:t>202</w:t>
      </w:r>
      <w:r w:rsidR="003811FA" w:rsidRPr="00D15066">
        <w:rPr>
          <w:i/>
          <w:color w:val="000000" w:themeColor="text1"/>
          <w:sz w:val="20"/>
          <w:szCs w:val="20"/>
        </w:rPr>
        <w:t>6</w:t>
      </w:r>
      <w:r w:rsidRPr="00D15066">
        <w:rPr>
          <w:i/>
          <w:color w:val="000000" w:themeColor="text1"/>
          <w:sz w:val="20"/>
          <w:szCs w:val="20"/>
        </w:rPr>
        <w:t xml:space="preserve">     </w:t>
      </w:r>
      <w:proofErr w:type="spellStart"/>
      <w:r w:rsidRPr="00D15066">
        <w:rPr>
          <w:i/>
          <w:color w:val="000000" w:themeColor="text1"/>
          <w:sz w:val="20"/>
          <w:szCs w:val="20"/>
        </w:rPr>
        <w:t>Chúng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</w:t>
      </w:r>
      <w:proofErr w:type="spellStart"/>
      <w:r w:rsidRPr="00D15066">
        <w:rPr>
          <w:i/>
          <w:color w:val="000000" w:themeColor="text1"/>
          <w:sz w:val="20"/>
          <w:szCs w:val="20"/>
        </w:rPr>
        <w:t>tôi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</w:t>
      </w:r>
      <w:proofErr w:type="spellStart"/>
      <w:r w:rsidRPr="00D15066">
        <w:rPr>
          <w:i/>
          <w:color w:val="000000" w:themeColor="text1"/>
          <w:sz w:val="20"/>
          <w:szCs w:val="20"/>
        </w:rPr>
        <w:t>gồm</w:t>
      </w:r>
      <w:proofErr w:type="spellEnd"/>
      <w:r w:rsidRPr="00D15066">
        <w:rPr>
          <w:i/>
          <w:color w:val="000000" w:themeColor="text1"/>
          <w:sz w:val="20"/>
          <w:szCs w:val="20"/>
        </w:rPr>
        <w:t xml:space="preserve"> </w:t>
      </w:r>
      <w:proofErr w:type="spellStart"/>
      <w:r w:rsidRPr="00D15066">
        <w:rPr>
          <w:i/>
          <w:color w:val="000000" w:themeColor="text1"/>
          <w:sz w:val="20"/>
          <w:szCs w:val="20"/>
        </w:rPr>
        <w:t>có</w:t>
      </w:r>
      <w:proofErr w:type="spellEnd"/>
      <w:r w:rsidRPr="00D15066">
        <w:rPr>
          <w:i/>
          <w:color w:val="000000" w:themeColor="text1"/>
          <w:sz w:val="20"/>
          <w:szCs w:val="20"/>
        </w:rPr>
        <w:t>:</w:t>
      </w:r>
    </w:p>
    <w:p w14:paraId="5C4306BA" w14:textId="77777777" w:rsidR="003C6A7A" w:rsidRPr="00D15066" w:rsidRDefault="003C6A7A">
      <w:pPr>
        <w:rPr>
          <w:sz w:val="20"/>
          <w:szCs w:val="20"/>
        </w:rPr>
      </w:pPr>
    </w:p>
    <w:p w14:paraId="1265EBD5" w14:textId="77777777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proofErr w:type="spellStart"/>
      <w:r w:rsidRPr="00D15066">
        <w:rPr>
          <w:b/>
          <w:sz w:val="26"/>
          <w:szCs w:val="26"/>
        </w:rPr>
        <w:t>Bên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gramStart"/>
      <w:r w:rsidRPr="00D15066">
        <w:rPr>
          <w:b/>
          <w:sz w:val="26"/>
          <w:szCs w:val="26"/>
        </w:rPr>
        <w:t>A :</w:t>
      </w:r>
      <w:proofErr w:type="gramEnd"/>
      <w:r w:rsidRPr="00D15066">
        <w:rPr>
          <w:b/>
          <w:sz w:val="26"/>
          <w:szCs w:val="26"/>
        </w:rPr>
        <w:t xml:space="preserve">  NGUYỄN ĐÌNH ĐẢO</w:t>
      </w:r>
    </w:p>
    <w:p w14:paraId="6B15112F" w14:textId="4F1BBBD4" w:rsidR="003C6A7A" w:rsidRPr="00D15066" w:rsidRDefault="005703C0">
      <w:pPr>
        <w:tabs>
          <w:tab w:val="left" w:pos="8460"/>
        </w:tabs>
        <w:rPr>
          <w:sz w:val="26"/>
          <w:szCs w:val="26"/>
          <w:lang w:val="vi-VN"/>
        </w:rPr>
      </w:pPr>
      <w:r w:rsidRPr="00D15066">
        <w:rPr>
          <w:sz w:val="20"/>
          <w:szCs w:val="20"/>
        </w:rPr>
        <w:t xml:space="preserve">                     </w:t>
      </w:r>
      <w:proofErr w:type="spellStart"/>
      <w:r w:rsidRPr="00D15066">
        <w:rPr>
          <w:sz w:val="26"/>
          <w:szCs w:val="26"/>
        </w:rPr>
        <w:t>Người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diện</w:t>
      </w:r>
      <w:proofErr w:type="spellEnd"/>
      <w:r w:rsidRPr="00D15066">
        <w:rPr>
          <w:sz w:val="26"/>
          <w:szCs w:val="26"/>
        </w:rPr>
        <w:t>: NGUYỄN ĐÌNH ĐẢO</w:t>
      </w:r>
      <w:r w:rsidRPr="00D15066">
        <w:rPr>
          <w:sz w:val="26"/>
          <w:szCs w:val="26"/>
        </w:rPr>
        <w:br/>
        <w:t xml:space="preserve">                </w:t>
      </w:r>
      <w:proofErr w:type="spellStart"/>
      <w:r w:rsidRPr="00D15066">
        <w:rPr>
          <w:sz w:val="26"/>
          <w:szCs w:val="26"/>
        </w:rPr>
        <w:t>Địa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: </w:t>
      </w:r>
      <w:r w:rsidR="009067B1" w:rsidRPr="00D15066">
        <w:rPr>
          <w:sz w:val="26"/>
          <w:szCs w:val="26"/>
          <w:lang w:val="vi-VN"/>
        </w:rPr>
        <w:t>383 Nguyễn Duy Trinh, Phường Bình Trưng, Thành Phố Hồ Chí Minh</w:t>
      </w:r>
    </w:p>
    <w:p w14:paraId="22412ADE" w14:textId="77777777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</w:t>
      </w:r>
      <w:proofErr w:type="spellStart"/>
      <w:r w:rsidRPr="00D15066">
        <w:rPr>
          <w:sz w:val="26"/>
          <w:szCs w:val="26"/>
        </w:rPr>
        <w:t>Điện</w:t>
      </w:r>
      <w:proofErr w:type="spellEnd"/>
      <w:r w:rsidRPr="00D15066">
        <w:rPr>
          <w:sz w:val="26"/>
          <w:szCs w:val="26"/>
        </w:rPr>
        <w:t xml:space="preserve"> thoại:  0962.002.084</w:t>
      </w:r>
    </w:p>
    <w:p w14:paraId="3916449D" w14:textId="77777777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Email: daond16@gmail.com</w:t>
      </w:r>
    </w:p>
    <w:p w14:paraId="26531D31" w14:textId="0C56D942" w:rsidR="003C6A7A" w:rsidRPr="00D15066" w:rsidRDefault="005703C0">
      <w:pPr>
        <w:tabs>
          <w:tab w:val="left" w:pos="8460"/>
        </w:tabs>
        <w:rPr>
          <w:sz w:val="20"/>
          <w:szCs w:val="20"/>
        </w:rPr>
      </w:pPr>
      <w:proofErr w:type="spellStart"/>
      <w:r w:rsidRPr="00D15066">
        <w:rPr>
          <w:b/>
          <w:sz w:val="26"/>
          <w:szCs w:val="26"/>
        </w:rPr>
        <w:t>Bên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gramStart"/>
      <w:r w:rsidRPr="00D15066">
        <w:rPr>
          <w:b/>
          <w:sz w:val="26"/>
          <w:szCs w:val="26"/>
        </w:rPr>
        <w:t>B :</w:t>
      </w:r>
      <w:proofErr w:type="gramEnd"/>
      <w:r w:rsidRPr="00D15066">
        <w:rPr>
          <w:b/>
          <w:sz w:val="20"/>
          <w:szCs w:val="20"/>
        </w:rPr>
        <w:t xml:space="preserve">  </w:t>
      </w:r>
      <w:r w:rsidRPr="00D15066">
        <w:rPr>
          <w:b/>
          <w:sz w:val="26"/>
          <w:szCs w:val="26"/>
          <w:highlight w:val="white"/>
        </w:rPr>
        <w:t xml:space="preserve">CÔNG TY CỔ PHẦN </w:t>
      </w:r>
      <w:r w:rsidR="007112D7" w:rsidRPr="00D15066">
        <w:rPr>
          <w:b/>
          <w:sz w:val="26"/>
          <w:szCs w:val="26"/>
          <w:highlight w:val="white"/>
        </w:rPr>
        <w:t>NI HOME</w:t>
      </w:r>
      <w:r w:rsidRPr="00D15066">
        <w:rPr>
          <w:color w:val="777777"/>
          <w:sz w:val="26"/>
          <w:szCs w:val="26"/>
          <w:highlight w:val="white"/>
        </w:rPr>
        <w:t> </w:t>
      </w:r>
    </w:p>
    <w:p w14:paraId="5D93B8B1" w14:textId="1491C765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</w:t>
      </w:r>
      <w:proofErr w:type="spellStart"/>
      <w:r w:rsidRPr="00D15066">
        <w:rPr>
          <w:sz w:val="26"/>
          <w:szCs w:val="26"/>
        </w:rPr>
        <w:t>Người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diện</w:t>
      </w:r>
      <w:proofErr w:type="spellEnd"/>
      <w:r w:rsidRPr="00D15066">
        <w:rPr>
          <w:sz w:val="26"/>
          <w:szCs w:val="26"/>
        </w:rPr>
        <w:t xml:space="preserve">:  </w:t>
      </w:r>
      <w:r w:rsidR="007112D7" w:rsidRPr="00D15066">
        <w:rPr>
          <w:sz w:val="26"/>
          <w:szCs w:val="26"/>
          <w:highlight w:val="white"/>
        </w:rPr>
        <w:t>LÊ THỊ YẾN</w:t>
      </w:r>
      <w:r w:rsidRPr="00D15066">
        <w:rPr>
          <w:rFonts w:eastAsia="Open Sans"/>
          <w:color w:val="777777"/>
          <w:sz w:val="26"/>
          <w:szCs w:val="26"/>
          <w:highlight w:val="white"/>
        </w:rPr>
        <w:t> </w:t>
      </w:r>
      <w:r w:rsidRPr="00D15066">
        <w:rPr>
          <w:sz w:val="26"/>
          <w:szCs w:val="26"/>
        </w:rPr>
        <w:br/>
        <w:t xml:space="preserve">               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vụ: </w:t>
      </w:r>
      <w:proofErr w:type="spellStart"/>
      <w:r w:rsidR="007112D7" w:rsidRPr="00D15066">
        <w:rPr>
          <w:sz w:val="26"/>
          <w:szCs w:val="26"/>
        </w:rPr>
        <w:t>Giám</w:t>
      </w:r>
      <w:proofErr w:type="spellEnd"/>
      <w:r w:rsidR="007112D7" w:rsidRPr="00D15066">
        <w:rPr>
          <w:sz w:val="26"/>
          <w:szCs w:val="26"/>
        </w:rPr>
        <w:t xml:space="preserve"> </w:t>
      </w:r>
      <w:proofErr w:type="spellStart"/>
      <w:r w:rsidR="007112D7" w:rsidRPr="00D15066">
        <w:rPr>
          <w:sz w:val="26"/>
          <w:szCs w:val="26"/>
        </w:rPr>
        <w:t>đốc</w:t>
      </w:r>
      <w:proofErr w:type="spellEnd"/>
    </w:p>
    <w:p w14:paraId="07213A9E" w14:textId="548D0DB5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</w:t>
      </w:r>
      <w:proofErr w:type="spellStart"/>
      <w:r w:rsidRPr="00D15066">
        <w:rPr>
          <w:sz w:val="26"/>
          <w:szCs w:val="26"/>
        </w:rPr>
        <w:t>Địa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:   </w:t>
      </w:r>
      <w:r w:rsidR="007112D7" w:rsidRPr="00D15066">
        <w:rPr>
          <w:sz w:val="26"/>
          <w:szCs w:val="26"/>
        </w:rPr>
        <w:t xml:space="preserve">92 </w:t>
      </w:r>
      <w:proofErr w:type="spellStart"/>
      <w:r w:rsidR="007112D7" w:rsidRPr="00D15066">
        <w:rPr>
          <w:sz w:val="26"/>
          <w:szCs w:val="26"/>
        </w:rPr>
        <w:t>Đường</w:t>
      </w:r>
      <w:proofErr w:type="spellEnd"/>
      <w:r w:rsidR="007112D7" w:rsidRPr="00D15066">
        <w:rPr>
          <w:sz w:val="26"/>
          <w:szCs w:val="26"/>
        </w:rPr>
        <w:t xml:space="preserve"> 56, </w:t>
      </w:r>
      <w:proofErr w:type="spellStart"/>
      <w:r w:rsidR="007112D7" w:rsidRPr="00D15066">
        <w:rPr>
          <w:sz w:val="26"/>
          <w:szCs w:val="26"/>
        </w:rPr>
        <w:t>Phường</w:t>
      </w:r>
      <w:proofErr w:type="spellEnd"/>
      <w:r w:rsidR="007112D7" w:rsidRPr="00D15066">
        <w:rPr>
          <w:sz w:val="26"/>
          <w:szCs w:val="26"/>
        </w:rPr>
        <w:t xml:space="preserve"> Bình </w:t>
      </w:r>
      <w:proofErr w:type="spellStart"/>
      <w:r w:rsidR="007112D7" w:rsidRPr="00D15066">
        <w:rPr>
          <w:sz w:val="26"/>
          <w:szCs w:val="26"/>
        </w:rPr>
        <w:t>Trưng</w:t>
      </w:r>
      <w:proofErr w:type="spellEnd"/>
      <w:r w:rsidR="007112D7" w:rsidRPr="00D15066">
        <w:rPr>
          <w:sz w:val="26"/>
          <w:szCs w:val="26"/>
        </w:rPr>
        <w:t xml:space="preserve">, Thành </w:t>
      </w:r>
      <w:proofErr w:type="spellStart"/>
      <w:r w:rsidR="007112D7" w:rsidRPr="00D15066">
        <w:rPr>
          <w:sz w:val="26"/>
          <w:szCs w:val="26"/>
        </w:rPr>
        <w:t>Phố</w:t>
      </w:r>
      <w:proofErr w:type="spellEnd"/>
      <w:r w:rsidR="007112D7" w:rsidRPr="00D15066">
        <w:rPr>
          <w:sz w:val="26"/>
          <w:szCs w:val="26"/>
        </w:rPr>
        <w:t xml:space="preserve"> Hồ Chí Minh</w:t>
      </w:r>
    </w:p>
    <w:p w14:paraId="20D26A7C" w14:textId="55DEE560" w:rsidR="003C6A7A" w:rsidRPr="00D15066" w:rsidRDefault="005703C0">
      <w:pPr>
        <w:tabs>
          <w:tab w:val="left" w:pos="3274"/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</w:t>
      </w:r>
      <w:proofErr w:type="spellStart"/>
      <w:r w:rsidRPr="00D15066">
        <w:rPr>
          <w:sz w:val="26"/>
          <w:szCs w:val="26"/>
        </w:rPr>
        <w:t>Điện</w:t>
      </w:r>
      <w:proofErr w:type="spellEnd"/>
      <w:r w:rsidRPr="00D15066">
        <w:rPr>
          <w:sz w:val="26"/>
          <w:szCs w:val="26"/>
        </w:rPr>
        <w:t xml:space="preserve"> thoại: </w:t>
      </w:r>
      <w:r w:rsidR="007112D7" w:rsidRPr="00D15066">
        <w:rPr>
          <w:sz w:val="26"/>
          <w:szCs w:val="26"/>
        </w:rPr>
        <w:t>0909.665.866</w:t>
      </w:r>
    </w:p>
    <w:p w14:paraId="434BDB88" w14:textId="4BDDFC94" w:rsidR="003C6A7A" w:rsidRPr="00D15066" w:rsidRDefault="005703C0">
      <w:pPr>
        <w:tabs>
          <w:tab w:val="left" w:pos="3274"/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</w:t>
      </w:r>
      <w:proofErr w:type="spellStart"/>
      <w:r w:rsidRPr="00D15066">
        <w:rPr>
          <w:sz w:val="26"/>
          <w:szCs w:val="26"/>
        </w:rPr>
        <w:t>Mã</w:t>
      </w:r>
      <w:proofErr w:type="spellEnd"/>
      <w:r w:rsidRPr="00D15066">
        <w:rPr>
          <w:sz w:val="26"/>
          <w:szCs w:val="26"/>
        </w:rPr>
        <w:t xml:space="preserve"> số thuế: </w:t>
      </w:r>
      <w:r w:rsidR="007112D7" w:rsidRPr="00D15066">
        <w:rPr>
          <w:sz w:val="26"/>
          <w:szCs w:val="26"/>
        </w:rPr>
        <w:t>0317701773</w:t>
      </w:r>
    </w:p>
    <w:p w14:paraId="5031CAFE" w14:textId="77777777" w:rsidR="003C6A7A" w:rsidRPr="00D15066" w:rsidRDefault="005703C0">
      <w:pPr>
        <w:tabs>
          <w:tab w:val="left" w:pos="2078"/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Email: tringuyen@nicon.vn</w:t>
      </w:r>
    </w:p>
    <w:p w14:paraId="21456344" w14:textId="77777777" w:rsidR="003C6A7A" w:rsidRPr="00D15066" w:rsidRDefault="005703C0">
      <w:pPr>
        <w:tabs>
          <w:tab w:val="left" w:pos="8460"/>
        </w:tabs>
        <w:rPr>
          <w:sz w:val="20"/>
          <w:szCs w:val="20"/>
        </w:rPr>
      </w:pPr>
      <w:r w:rsidRPr="00D15066">
        <w:rPr>
          <w:sz w:val="20"/>
          <w:szCs w:val="20"/>
        </w:rPr>
        <w:t xml:space="preserve">            </w:t>
      </w:r>
    </w:p>
    <w:p w14:paraId="7DFDFE3E" w14:textId="77777777" w:rsidR="003C6A7A" w:rsidRPr="00D15066" w:rsidRDefault="005703C0">
      <w:pPr>
        <w:tabs>
          <w:tab w:val="left" w:pos="8460"/>
        </w:tabs>
        <w:rPr>
          <w:sz w:val="26"/>
          <w:szCs w:val="26"/>
        </w:rPr>
      </w:pPr>
      <w:proofErr w:type="spellStart"/>
      <w:r w:rsidRPr="00D15066">
        <w:rPr>
          <w:b/>
          <w:sz w:val="26"/>
          <w:szCs w:val="26"/>
        </w:rPr>
        <w:t>Điều</w:t>
      </w:r>
      <w:proofErr w:type="spellEnd"/>
      <w:r w:rsidRPr="00D15066">
        <w:rPr>
          <w:b/>
          <w:sz w:val="26"/>
          <w:szCs w:val="26"/>
        </w:rPr>
        <w:t xml:space="preserve"> 1: NỘI DUNG VÀ GIÁ TRỊ HỢP ĐỒNG.</w:t>
      </w:r>
    </w:p>
    <w:p w14:paraId="140F88DC" w14:textId="77777777" w:rsidR="003C6A7A" w:rsidRPr="00D15066" w:rsidRDefault="005703C0">
      <w:pPr>
        <w:numPr>
          <w:ilvl w:val="1"/>
          <w:numId w:val="5"/>
        </w:numPr>
        <w:tabs>
          <w:tab w:val="left" w:pos="8460"/>
        </w:tabs>
        <w:rPr>
          <w:b/>
          <w:sz w:val="26"/>
          <w:szCs w:val="26"/>
        </w:rPr>
      </w:pP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ý </w:t>
      </w:r>
      <w:proofErr w:type="spellStart"/>
      <w:r w:rsidRPr="00D15066">
        <w:rPr>
          <w:sz w:val="26"/>
          <w:szCs w:val="26"/>
        </w:rPr>
        <w:t>thuê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A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dịch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vụ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dưới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đây</w:t>
      </w:r>
      <w:proofErr w:type="spellEnd"/>
      <w:r w:rsidRPr="00D15066">
        <w:rPr>
          <w:sz w:val="26"/>
          <w:szCs w:val="26"/>
        </w:rPr>
        <w:t xml:space="preserve">: </w:t>
      </w:r>
    </w:p>
    <w:p w14:paraId="33022ED3" w14:textId="77777777" w:rsidR="003C6A7A" w:rsidRPr="00D15066" w:rsidRDefault="003C6A7A">
      <w:pPr>
        <w:tabs>
          <w:tab w:val="left" w:pos="8460"/>
        </w:tabs>
        <w:ind w:left="1020"/>
        <w:rPr>
          <w:sz w:val="26"/>
          <w:szCs w:val="26"/>
        </w:rPr>
      </w:pPr>
    </w:p>
    <w:p w14:paraId="75CB1264" w14:textId="77777777" w:rsidR="003C6A7A" w:rsidRPr="00D15066" w:rsidRDefault="005703C0">
      <w:pPr>
        <w:tabs>
          <w:tab w:val="left" w:pos="8460"/>
        </w:tabs>
        <w:ind w:left="3240"/>
        <w:rPr>
          <w:sz w:val="26"/>
          <w:szCs w:val="26"/>
        </w:rPr>
      </w:pPr>
      <w:r w:rsidRPr="00D15066">
        <w:rPr>
          <w:b/>
          <w:sz w:val="26"/>
          <w:szCs w:val="26"/>
        </w:rPr>
        <w:t xml:space="preserve">DỊCH VỤ THIẾT KẾ WEBSITE </w:t>
      </w:r>
    </w:p>
    <w:p w14:paraId="0A8D79F2" w14:textId="77777777" w:rsidR="003C6A7A" w:rsidRPr="00D15066" w:rsidRDefault="003C6A7A">
      <w:pPr>
        <w:tabs>
          <w:tab w:val="left" w:pos="8460"/>
        </w:tabs>
        <w:ind w:left="540"/>
        <w:rPr>
          <w:sz w:val="26"/>
          <w:szCs w:val="26"/>
        </w:rPr>
      </w:pPr>
    </w:p>
    <w:tbl>
      <w:tblPr>
        <w:tblStyle w:val="a"/>
        <w:tblW w:w="11152" w:type="dxa"/>
        <w:tblInd w:w="-1062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908"/>
        <w:gridCol w:w="9884"/>
      </w:tblGrid>
      <w:tr w:rsidR="003C6A7A" w:rsidRPr="00D15066" w14:paraId="2DBED5F1" w14:textId="77777777" w:rsidTr="00DC6037">
        <w:trPr>
          <w:trHeight w:val="440"/>
        </w:trPr>
        <w:tc>
          <w:tcPr>
            <w:tcW w:w="360" w:type="dxa"/>
            <w:vAlign w:val="center"/>
          </w:tcPr>
          <w:p w14:paraId="708BF6E1" w14:textId="77777777" w:rsidR="003C6A7A" w:rsidRPr="00D15066" w:rsidRDefault="005703C0">
            <w:pPr>
              <w:jc w:val="center"/>
              <w:rPr>
                <w:sz w:val="20"/>
                <w:szCs w:val="20"/>
              </w:rPr>
            </w:pPr>
            <w:r w:rsidRPr="00D15066">
              <w:rPr>
                <w:b/>
                <w:sz w:val="20"/>
                <w:szCs w:val="20"/>
              </w:rPr>
              <w:t>STT</w:t>
            </w:r>
          </w:p>
        </w:tc>
        <w:tc>
          <w:tcPr>
            <w:tcW w:w="908" w:type="dxa"/>
            <w:vAlign w:val="center"/>
          </w:tcPr>
          <w:p w14:paraId="448AF7E5" w14:textId="77777777" w:rsidR="003C6A7A" w:rsidRPr="00D15066" w:rsidRDefault="005703C0">
            <w:pPr>
              <w:jc w:val="center"/>
              <w:rPr>
                <w:sz w:val="20"/>
                <w:szCs w:val="20"/>
              </w:rPr>
            </w:pPr>
            <w:proofErr w:type="spellStart"/>
            <w:r w:rsidRPr="00D15066">
              <w:rPr>
                <w:b/>
                <w:sz w:val="20"/>
                <w:szCs w:val="20"/>
              </w:rPr>
              <w:t>Nội</w:t>
            </w:r>
            <w:proofErr w:type="spellEnd"/>
            <w:r w:rsidRPr="00D15066">
              <w:rPr>
                <w:b/>
                <w:sz w:val="20"/>
                <w:szCs w:val="20"/>
              </w:rPr>
              <w:t xml:space="preserve"> dung </w:t>
            </w:r>
          </w:p>
        </w:tc>
        <w:tc>
          <w:tcPr>
            <w:tcW w:w="9884" w:type="dxa"/>
            <w:vAlign w:val="center"/>
          </w:tcPr>
          <w:p w14:paraId="2254E416" w14:textId="77777777" w:rsidR="003C6A7A" w:rsidRPr="00D15066" w:rsidRDefault="005703C0">
            <w:pPr>
              <w:jc w:val="center"/>
              <w:rPr>
                <w:sz w:val="20"/>
                <w:szCs w:val="20"/>
              </w:rPr>
            </w:pPr>
            <w:proofErr w:type="spellStart"/>
            <w:r w:rsidRPr="00D15066">
              <w:rPr>
                <w:b/>
                <w:sz w:val="20"/>
                <w:szCs w:val="20"/>
              </w:rPr>
              <w:t>Mô</w:t>
            </w:r>
            <w:proofErr w:type="spellEnd"/>
            <w:r w:rsidRPr="00D1506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15066">
              <w:rPr>
                <w:b/>
                <w:sz w:val="20"/>
                <w:szCs w:val="20"/>
              </w:rPr>
              <w:t>tả</w:t>
            </w:r>
            <w:proofErr w:type="spellEnd"/>
          </w:p>
        </w:tc>
      </w:tr>
      <w:tr w:rsidR="003C6A7A" w:rsidRPr="00D15066" w14:paraId="45224CCF" w14:textId="77777777" w:rsidTr="00DC6037">
        <w:trPr>
          <w:trHeight w:val="1489"/>
        </w:trPr>
        <w:tc>
          <w:tcPr>
            <w:tcW w:w="360" w:type="dxa"/>
            <w:vAlign w:val="center"/>
          </w:tcPr>
          <w:p w14:paraId="0D225000" w14:textId="059DE8E5" w:rsidR="003C6A7A" w:rsidRPr="00D15066" w:rsidRDefault="003C7832">
            <w:pPr>
              <w:jc w:val="center"/>
              <w:rPr>
                <w:sz w:val="20"/>
                <w:szCs w:val="20"/>
              </w:rPr>
            </w:pPr>
            <w:r w:rsidRPr="00D15066">
              <w:rPr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</w:tcPr>
          <w:p w14:paraId="7863D47B" w14:textId="57C38FE9" w:rsidR="003C6A7A" w:rsidRPr="00D15066" w:rsidRDefault="005703C0" w:rsidP="00DC6037">
            <w:pPr>
              <w:pStyle w:val="Heading1"/>
            </w:pPr>
            <w:proofErr w:type="spellStart"/>
            <w:r w:rsidRPr="00D15066">
              <w:t>Xây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dựng</w:t>
            </w:r>
            <w:proofErr w:type="spellEnd"/>
            <w:r w:rsidRPr="00D15066">
              <w:t xml:space="preserve"> website </w:t>
            </w:r>
            <w:proofErr w:type="spellStart"/>
            <w:r w:rsidRPr="00D15066">
              <w:t>Ni</w:t>
            </w:r>
            <w:r w:rsidR="003811FA" w:rsidRPr="00D15066">
              <w:t>con</w:t>
            </w:r>
            <w:proofErr w:type="spellEnd"/>
          </w:p>
        </w:tc>
        <w:tc>
          <w:tcPr>
            <w:tcW w:w="9884" w:type="dxa"/>
            <w:vAlign w:val="center"/>
          </w:tcPr>
          <w:tbl>
            <w:tblPr>
              <w:tblStyle w:val="GridTable1Light"/>
              <w:tblW w:w="9664" w:type="dxa"/>
              <w:tblLook w:val="04A0" w:firstRow="1" w:lastRow="0" w:firstColumn="1" w:lastColumn="0" w:noHBand="0" w:noVBand="1"/>
            </w:tblPr>
            <w:tblGrid>
              <w:gridCol w:w="600"/>
              <w:gridCol w:w="1414"/>
              <w:gridCol w:w="2636"/>
              <w:gridCol w:w="4024"/>
              <w:gridCol w:w="990"/>
            </w:tblGrid>
            <w:tr w:rsidR="003811FA" w:rsidRPr="00D15066" w14:paraId="46D530F3" w14:textId="77777777" w:rsidTr="00FF25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shd w:val="clear" w:color="auto" w:fill="D9D9D9" w:themeFill="background1" w:themeFillShade="D9"/>
                  <w:hideMark/>
                </w:tcPr>
                <w:p w14:paraId="0B06A566" w14:textId="77777777" w:rsidR="003811FA" w:rsidRPr="00D15066" w:rsidRDefault="003811FA" w:rsidP="003C7832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STT</w:t>
                  </w:r>
                </w:p>
              </w:tc>
              <w:tc>
                <w:tcPr>
                  <w:tcW w:w="1414" w:type="dxa"/>
                  <w:shd w:val="clear" w:color="auto" w:fill="D9D9D9" w:themeFill="background1" w:themeFillShade="D9"/>
                  <w:hideMark/>
                </w:tcPr>
                <w:p w14:paraId="460A1419" w14:textId="77777777" w:rsidR="003811FA" w:rsidRPr="00D15066" w:rsidRDefault="003811FA" w:rsidP="003C7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Nhóm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chức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năng</w:t>
                  </w:r>
                  <w:proofErr w:type="spellEnd"/>
                </w:p>
              </w:tc>
              <w:tc>
                <w:tcPr>
                  <w:tcW w:w="2636" w:type="dxa"/>
                  <w:shd w:val="clear" w:color="auto" w:fill="D9D9D9" w:themeFill="background1" w:themeFillShade="D9"/>
                  <w:hideMark/>
                </w:tcPr>
                <w:p w14:paraId="0BB1CF70" w14:textId="77777777" w:rsidR="003811FA" w:rsidRPr="00D15066" w:rsidRDefault="003811FA" w:rsidP="003C7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Page/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Màn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chính</w:t>
                  </w:r>
                  <w:proofErr w:type="spellEnd"/>
                </w:p>
              </w:tc>
              <w:tc>
                <w:tcPr>
                  <w:tcW w:w="4024" w:type="dxa"/>
                  <w:shd w:val="clear" w:color="auto" w:fill="D9D9D9" w:themeFill="background1" w:themeFillShade="D9"/>
                  <w:hideMark/>
                </w:tcPr>
                <w:p w14:paraId="3F6FB2AF" w14:textId="77777777" w:rsidR="003811FA" w:rsidRPr="00D15066" w:rsidRDefault="003811FA" w:rsidP="003C7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Chức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năng</w:t>
                  </w:r>
                  <w:proofErr w:type="spellEnd"/>
                </w:p>
              </w:tc>
              <w:tc>
                <w:tcPr>
                  <w:tcW w:w="990" w:type="dxa"/>
                  <w:shd w:val="clear" w:color="auto" w:fill="D9D9D9" w:themeFill="background1" w:themeFillShade="D9"/>
                  <w:hideMark/>
                </w:tcPr>
                <w:p w14:paraId="5A1A87B6" w14:textId="77777777" w:rsidR="003811FA" w:rsidRPr="00D15066" w:rsidRDefault="003811FA" w:rsidP="003C7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Estimate</w:t>
                  </w: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br/>
                    <w:t>(Manday)</w:t>
                  </w:r>
                </w:p>
              </w:tc>
            </w:tr>
            <w:tr w:rsidR="003811FA" w:rsidRPr="00D15066" w14:paraId="55FA52FB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noWrap/>
                  <w:vAlign w:val="center"/>
                  <w:hideMark/>
                </w:tcPr>
                <w:p w14:paraId="7201F839" w14:textId="4C198E64" w:rsidR="003811FA" w:rsidRPr="00D15066" w:rsidRDefault="003811FA" w:rsidP="003811FA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1. Module 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/Sale/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(CRM/Sale/Contract)</w:t>
                  </w:r>
                </w:p>
              </w:tc>
            </w:tr>
            <w:tr w:rsidR="00B7156D" w:rsidRPr="00D15066" w14:paraId="027352EA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F4E4045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7A58F68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</w:p>
                <w:p w14:paraId="41F5BEE8" w14:textId="6E41ECD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300E5AD" w14:textId="7228931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4780EC4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CDB44C6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tìm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kiếm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lọc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hướng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3E71090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078A916B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D408319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76B2FDB" w14:textId="38A057E6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617BD80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7CDA246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FE1E13C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6BAC2DB4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9F96872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8890210" w14:textId="598E8A23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B210FE8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E6C06EE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hệ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chăm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sóc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D0AA016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70CEACAE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76237B2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2BFECF0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</w:p>
                <w:p w14:paraId="69585811" w14:textId="3B90D191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7D3763EE" w14:textId="3DC48C01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BAB1F78" w14:textId="383BE48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EE31FC7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Opportunity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A46DF67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stage/sale/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chuyển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từ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4AD8B87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4C0D2893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3C38BF7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CB34201" w14:textId="3D95843C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3F7D93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Opportunity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655A778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xác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chốt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stage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5335A524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2CEA16E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FDA68B8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F590F51" w14:textId="1A7F2AE4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6AD8864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Opportunity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A5648B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Theo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dõi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tài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thắng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thua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54E6E4C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567726C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B7D65B9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227B798" w14:textId="5AAA207A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8BB0D00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Pipeline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AEE771D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Kanban/Pipeline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D328723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6C55D61A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4176AB3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73D60F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tiếp</w:t>
                  </w:r>
                  <w:proofErr w:type="spellEnd"/>
                </w:p>
                <w:p w14:paraId="28BECF5C" w14:textId="0892C45D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1E235618" w14:textId="0183DF3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CAAA47F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9756FF2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58AE3E6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52CC62F2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403A4D9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7C51655" w14:textId="75429AE6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EF68AF9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33E7954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Lập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hoặc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VAT,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tiền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C1528D5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3.5</w:t>
                  </w:r>
                </w:p>
              </w:tc>
            </w:tr>
            <w:tr w:rsidR="00B7156D" w:rsidRPr="00D15066" w14:paraId="098867D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5FCC997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>10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005FC264" w14:textId="31B2336E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4B12AA0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BBD3416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version,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in/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PDF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98835E5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A7610A6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10447D2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2A76162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Đấu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</w:p>
                <w:p w14:paraId="0F3C7D5C" w14:textId="2C3818E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1EA1E5D3" w14:textId="7F1FB21A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4C240C67" w14:textId="7E007DD0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DFC9C91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Gói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F0F35A6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gói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deadline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C09AE72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08952FE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E6983D9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D2F961B" w14:textId="29332744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59E854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Gói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D6C4EE9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gói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mời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2C988E3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0537C41D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E5B76AD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39EFAC8" w14:textId="7F810FA9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507A64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Gói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1836AB4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chuẩn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FAB2F06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5E59E82B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76B3239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5ECEA59" w14:textId="75CAD118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CE72E6E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BECDA20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repository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CRUD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giản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B3FEC51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BA742A0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A2CA67E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4AC3685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</w:p>
                <w:p w14:paraId="4585FD16" w14:textId="14089CFE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289982C1" w14:textId="297B791E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439E069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B62DBC2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4E1F600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683999CA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AB3F227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93927BD" w14:textId="57D969F9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0B65F25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F6CCDFA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D00F166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5518CD3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4CDBC05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9872741" w14:textId="1D5467A9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0F9DDCD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Khảo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CBEDE9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Ghi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chú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checklist, upload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/video/file,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Drive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54630206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5A23C8FA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4946307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6883065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</w:p>
                <w:p w14:paraId="520D0876" w14:textId="71BC176D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90A834A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35B815B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E8B896C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3EF0163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9E2095F" w14:textId="77777777" w:rsidR="00B7156D" w:rsidRPr="00D15066" w:rsidRDefault="00B7156D" w:rsidP="003C7832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F42CC2E" w14:textId="6B384384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09FFC1D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497EB08" w14:textId="77777777" w:rsidR="00B7156D" w:rsidRPr="00D15066" w:rsidRDefault="00B7156D" w:rsidP="003C78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hoặc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từ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E174CF4" w14:textId="77777777" w:rsidR="00B7156D" w:rsidRPr="00D15066" w:rsidRDefault="00B7156D" w:rsidP="003C783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6DCD05E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</w:tcPr>
                <w:p w14:paraId="054ED574" w14:textId="754AA5B6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414" w:type="dxa"/>
                </w:tcPr>
                <w:p w14:paraId="3C5F7C3D" w14:textId="4BC41A9F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636" w:type="dxa"/>
                </w:tcPr>
                <w:p w14:paraId="362DF35F" w14:textId="3D3E27FE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</w:tcPr>
                <w:p w14:paraId="1BDE5ABB" w14:textId="14911A23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toán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file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kèm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chuyển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sang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990" w:type="dxa"/>
                  <w:noWrap/>
                </w:tcPr>
                <w:p w14:paraId="3C4B7BE5" w14:textId="1DA4628B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2D352593" w14:textId="77777777" w:rsidTr="003811FA">
              <w:trPr>
                <w:trHeight w:val="3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3C308A44" w14:textId="79362970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2. Module 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3 Giai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(Design Management)</w:t>
                  </w:r>
                </w:p>
              </w:tc>
            </w:tr>
            <w:tr w:rsidR="00B7156D" w:rsidRPr="00D15066" w14:paraId="449BE011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0274020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745958B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</w:p>
                <w:p w14:paraId="22ACA252" w14:textId="2D77A6EF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05B57353" w14:textId="624BEF98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D15E17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B7843F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33D601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0CE70ED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AEFCF3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E18DA91" w14:textId="205EEA90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A85C29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8880E5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132B17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9AA9D89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ACF205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D6D4F48" w14:textId="7E45428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5877D1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9D584B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3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FABB77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094A1A18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16A5EE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ED17B6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Giai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1 -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(Concept)</w:t>
                  </w:r>
                </w:p>
                <w:p w14:paraId="6576F501" w14:textId="2E72A752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2692E66B" w14:textId="7F89B1DA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C9E510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Concept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096DE7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concept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383FF94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3AE41B7D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AD7B84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A371ED8" w14:textId="79E344C0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FA7226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Concept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9E0A74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phương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concept,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mô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người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trách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8A0C64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221377D6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BFF67F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3DE31A8" w14:textId="6D93848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E23DB1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Concept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097D74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phương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upload file, feedback,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BD76A3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5F06D65A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FE8FFC4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6DB40EC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Giai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2 -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sở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(Basic Design)</w:t>
                  </w:r>
                </w:p>
                <w:p w14:paraId="2FA8FCE8" w14:textId="0D74BA1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5510957F" w14:textId="5213C312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8441B7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Basic Design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7DEF83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sở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45FECA9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6497DE1B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45A1510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4DBB6AC" w14:textId="4DC7311D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BFBDBB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Basic Design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828152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sở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E0C9AB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230EB9D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1308F2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9D33111" w14:textId="2598271C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60E5F6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Basic Design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06DA5A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thuyết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minh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upload file,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75B3C9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436FA947" w14:textId="77777777" w:rsidTr="00B7156D">
              <w:trPr>
                <w:trHeight w:val="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9CBAFB0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6764640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Giai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3 -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(Detailed/Shop Drawing)</w:t>
                  </w:r>
                </w:p>
                <w:p w14:paraId="115DA6ED" w14:textId="26BE6079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02D3B84" w14:textId="7087C08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2510EE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Shop Drawing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AB630A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FBE527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E4A38D9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DBDEC3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4500A13" w14:textId="4CB2188B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D9F52B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Shop Drawing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435323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shop drawing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C0BDDD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2E68E77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073E26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58465F0" w14:textId="1FC70720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34798C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Shop Drawing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môn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CBDF0E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môn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review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chéo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E8C7B7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417F23DB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98456F0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4C9A6D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(Revision)</w:t>
                  </w:r>
                </w:p>
                <w:p w14:paraId="17135483" w14:textId="1DF2C129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0BAC30FA" w14:textId="04E8F5AD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7DF984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Revision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7E18AC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revision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của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1AE299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1.0</w:t>
                  </w:r>
                </w:p>
              </w:tc>
            </w:tr>
            <w:tr w:rsidR="00B7156D" w:rsidRPr="00D15066" w14:paraId="033ADB03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58F6ED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8D0C6D0" w14:textId="7B44ADB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C67D94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Revision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706553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revision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do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D391DD9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A21070F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3F0B904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40B546B0" w14:textId="42D652DE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565950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Revision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513AF4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cũ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audit log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0BBA7C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58ED6E6B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018D55D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5C53718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IFC</w:t>
                  </w:r>
                </w:p>
                <w:p w14:paraId="0836FD3F" w14:textId="4A3A41D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25DCDB1A" w14:textId="37FD82C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4CE49A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IFC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8EBE03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10D5E7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1.0</w:t>
                  </w:r>
                </w:p>
              </w:tc>
            </w:tr>
            <w:tr w:rsidR="00B7156D" w:rsidRPr="00D15066" w14:paraId="74C2DC74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7B1D664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0B93F2A" w14:textId="18F078B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DB8F10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IFC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B03209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9E86DA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0DA82A3A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29050F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24741F6" w14:textId="08F6CD29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2BA2E1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IFC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B8628C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đóng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dõi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A8DD16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384B868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1FE01B51" w14:textId="48C7CBBC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3. Module 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Pháp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Xin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phép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(Permitting)</w:t>
                  </w:r>
                </w:p>
              </w:tc>
            </w:tr>
            <w:tr w:rsidR="00B7156D" w:rsidRPr="00D15066" w14:paraId="7804582D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FD6EF18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E1D589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</w:p>
                <w:p w14:paraId="66DC32DB" w14:textId="78D19C51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44809F8D" w14:textId="1C66C9A3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575CB8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Pháp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30EA63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6CED66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6DF4966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9B7B50D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F8E94A3" w14:textId="7DE6E648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BE91A5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Pháp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checklist</w:t>
                  </w:r>
                </w:p>
              </w:tc>
              <w:tc>
                <w:tcPr>
                  <w:tcW w:w="4024" w:type="dxa"/>
                  <w:hideMark/>
                </w:tcPr>
                <w:p w14:paraId="18A44F6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7B74C3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2CFB72C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B3AC9E1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>41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3FAF39B" w14:textId="6F0EA67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D607AE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Pháp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checklist</w:t>
                  </w:r>
                </w:p>
              </w:tc>
              <w:tc>
                <w:tcPr>
                  <w:tcW w:w="4024" w:type="dxa"/>
                  <w:hideMark/>
                </w:tcPr>
                <w:p w14:paraId="69585BA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upload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timeline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làm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việc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EFB895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D134BEC" w14:textId="77777777" w:rsidTr="00073CB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</w:tcPr>
                <w:p w14:paraId="3DDF5D83" w14:textId="22B723D6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4. Module 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(Construction &amp; Acceptance)</w:t>
                  </w:r>
                </w:p>
              </w:tc>
            </w:tr>
            <w:tr w:rsidR="00B7156D" w:rsidRPr="00D15066" w14:paraId="24AADB6A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9F488A9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41EA5F7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Tiến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Gantt</w:t>
                  </w:r>
                </w:p>
                <w:p w14:paraId="575C6570" w14:textId="47D7AC32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340EB036" w14:textId="37F5E0AB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28AD8C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Gantt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việc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3AAA62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task/WBS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3E1B35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39603BF0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9B0492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4F4D6BEC" w14:textId="186A52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832267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Gantt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việc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6FA3BA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task,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/%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thành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B25EF7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44158EFA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BE83743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87E9829" w14:textId="3F79EE02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BA04C0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Gantt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/Gantt chart</w:t>
                  </w:r>
                </w:p>
              </w:tc>
              <w:tc>
                <w:tcPr>
                  <w:tcW w:w="4024" w:type="dxa"/>
                  <w:hideMark/>
                </w:tcPr>
                <w:p w14:paraId="1F90F73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Hiển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gantt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dependency,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0AE26D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5.0</w:t>
                  </w:r>
                </w:p>
              </w:tc>
            </w:tr>
            <w:tr w:rsidR="00B7156D" w:rsidRPr="00D15066" w14:paraId="583F038D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A1AEA7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AC3EF1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tử</w:t>
                  </w:r>
                  <w:proofErr w:type="spellEnd"/>
                </w:p>
                <w:p w14:paraId="69B91FF9" w14:textId="73F08E7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7E5C84FC" w14:textId="6E95FA10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E66BF3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6C3859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ngày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912908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3C37DB2E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4780BC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845CCA0" w14:textId="681F7B23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8C7C4E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2D8D2C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ngày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9BABED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45C05A9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5E03978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7AEAEE1" w14:textId="481DD3F2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377F10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B65E2E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/video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trường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cố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sinh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xác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A4501A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72790090" w14:textId="77777777" w:rsidTr="00B7156D">
              <w:trPr>
                <w:trHeight w:val="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951D028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58E9B3A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từng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phần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phận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/Giai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)</w:t>
                  </w:r>
                </w:p>
                <w:p w14:paraId="189D8E32" w14:textId="3AF0DF8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3F83133A" w14:textId="45BBADD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285661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2A99DB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9B7FD3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1194043C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7178442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8CF99FB" w14:textId="79C6C111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F5319F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217BBC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đoạn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A956D6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2604E870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6731B28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ED9A7AB" w14:textId="54D60CB1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F023A7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389BDE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chuẩn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kiểm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F680E9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6C178384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555D6E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74425469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)</w:t>
                  </w:r>
                </w:p>
                <w:p w14:paraId="2FAD31F6" w14:textId="493A484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5617FC84" w14:textId="5BF46FB6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13F331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098AD3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4ADD6D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DA0A224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D1D4C7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5858C40" w14:textId="0899183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F6228A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3BF3BE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A67728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512FC82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67932C5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D8850AA" w14:textId="05B2AF4B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18B662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BDA71D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commissioning,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6F35C7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6473A78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11E6878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54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7F52716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Hoàn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</w:p>
                <w:p w14:paraId="18D4A222" w14:textId="23C6BD5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23B08758" w14:textId="1A5A25C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64504E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0DAB64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D32F0A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1.0</w:t>
                  </w:r>
                </w:p>
              </w:tc>
            </w:tr>
            <w:tr w:rsidR="00B7156D" w:rsidRPr="00D15066" w14:paraId="4D1284F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59AD47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55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48B8FB0" w14:textId="6CAE8C8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914357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75410F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126EB0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524BC5DD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A83DE62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9BB6A07" w14:textId="770471FF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5DF3F6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08FF00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kiểm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đủ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1CD769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3D26E591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FF299E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31567CD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(Punchlist)</w:t>
                  </w:r>
                </w:p>
                <w:p w14:paraId="5E010446" w14:textId="6463F0A1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06FB7E83" w14:textId="69133BB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93116A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Punchlist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B3E947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trường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9B76EE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1.0</w:t>
                  </w:r>
                </w:p>
              </w:tc>
            </w:tr>
            <w:tr w:rsidR="00B7156D" w:rsidRPr="00D15066" w14:paraId="2282D22A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841CE5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63BE49D" w14:textId="5FAAAA5C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2BE2F1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Punchlist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521F10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người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deadline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03DF245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47CE7AE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FC5489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224A0B3" w14:textId="14899CF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235E6D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Punchlist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8E6A59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Mô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/video,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re-open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13F4D1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35CD497D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3609ECC6" w14:textId="73BECFB8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5. Module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Nhà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(Procurement)</w:t>
                  </w:r>
                </w:p>
              </w:tc>
            </w:tr>
            <w:tr w:rsidR="00B7156D" w:rsidRPr="00D15066" w14:paraId="39032478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89854AF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6C4AD3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Đối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tác</w:t>
                  </w:r>
                  <w:proofErr w:type="spellEnd"/>
                </w:p>
                <w:p w14:paraId="1236E384" w14:textId="64FFC076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5CA3A2C" w14:textId="42875465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A26886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NCC/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34B5F6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đối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tác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402C317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61308101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89AE4A3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61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9034F05" w14:textId="604A2044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EFB75D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NCC/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FE593A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đối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tác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7ABB44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6EB3A749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CD1E273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62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1BF7930D" w14:textId="59EA758C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3D11BD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NCC/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824B5F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giấy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phép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tác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đối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tác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3BC6D2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F45B161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D2597F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9EC356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</w:p>
                <w:p w14:paraId="15C9F927" w14:textId="54B62AF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1E9C978B" w14:textId="6B9BE51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86E6DD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RFQ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F78896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chào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B1EFFB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50AA0C40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FB2A72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55057A9" w14:textId="2AB26C29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63FE3B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RFQ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C10682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chào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A42D31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490AFA9A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6A4D1BD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04DA3428" w14:textId="01E62930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20FA19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Bid tabulation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CB8285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Bảng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lựa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chọn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NCC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0887491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1012A7E4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53CAF3A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66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A1DCC9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Định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mức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</w:t>
                  </w:r>
                </w:p>
                <w:p w14:paraId="043D78B2" w14:textId="30FF671E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5D4C1CDA" w14:textId="5123C490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BFBC5B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4DCD44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91830B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A0075F9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6BF9884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39DE8EC" w14:textId="040A4C4D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BFD734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53C914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import Excel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3B16EFF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2AD74D40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EBAC7D7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0F5BBFF7" w14:textId="02B085FD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DE0313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CCCAD3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định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mức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khối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lượng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A3A54E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1B68423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0BB6080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69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62CC2F3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(</w:t>
                  </w:r>
                  <w:proofErr w:type="gramEnd"/>
                  <w:r w:rsidRPr="00D15066">
                    <w:rPr>
                      <w:sz w:val="18"/>
                      <w:szCs w:val="18"/>
                    </w:rPr>
                    <w:t>MR)</w:t>
                  </w:r>
                </w:p>
                <w:p w14:paraId="4E3B2FFA" w14:textId="651CB46A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5D41E1ED" w14:textId="1942448A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3852C1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6F97D3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MR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0BE600B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2F2B2718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1F7FEC5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0431227D" w14:textId="18B7EB5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6C04C51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E08E4B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MR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3E1E659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E786A8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5879F22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11984DB" w14:textId="1987CD6D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B0A9BA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Yêu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102243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MR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E145E7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441D2D3B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C9B5D31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48ED516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Kho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cấp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</w:p>
                <w:p w14:paraId="53597C5E" w14:textId="25DEB301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7365E82" w14:textId="6B86043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2BD481E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 xml:space="preserve">Kho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tồn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287A11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Theo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dõi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tồn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trường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89C6D6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39435895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E5D081A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>73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77B74D01" w14:textId="7777C5D4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E12091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24F3763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phiếu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68C8E7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A97CB19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7AA19AD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5F609E86" w14:textId="52D2B77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8AE583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Kho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Cấp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37A1DA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cấp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tổ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kiểm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kê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AD72449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22F94A66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C578255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1414" w:type="dxa"/>
                  <w:hideMark/>
                </w:tcPr>
                <w:p w14:paraId="2716CF2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31160FD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vượt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định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mức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66B856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dùng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vượt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định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biên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DAD78A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2E97CBAF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78B76482" w14:textId="0D84DE29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6. Module Tài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(Finance &amp; Contract)</w:t>
                  </w:r>
                </w:p>
              </w:tc>
            </w:tr>
            <w:tr w:rsidR="00B7156D" w:rsidRPr="00D15066" w14:paraId="08384566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C6DF49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4DED5C3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</w:p>
                <w:p w14:paraId="25F8A63E" w14:textId="6083309F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4F7B3696" w14:textId="23ED3D5F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4E9FE2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FC8A41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chủ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539DF4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520D64F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1CB04E9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4E16034E" w14:textId="17A91DE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D8997C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291BD2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79C602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769EBF7A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7CA8C5D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03D2B996" w14:textId="2C791198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6264EE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6AD43E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mốc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toán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phải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917F1A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2A089924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324A612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79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3DE0226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vào</w:t>
                  </w:r>
                  <w:proofErr w:type="spellEnd"/>
                </w:p>
                <w:p w14:paraId="5A95AEC0" w14:textId="603C6FC4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60BAB771" w14:textId="099888E6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61C49E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vào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64B492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/NCC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68F7F0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6B7C0724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6E7D378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6FCF40B" w14:textId="08263C33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512B15F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vào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CF6D25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vào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4F40294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2AD03550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02AF06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4538110F" w14:textId="4279079B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2F3374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vào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79D706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khoản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toán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phải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trả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736C27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024F51D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09A1A3A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82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628BC62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VO/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lục</w:t>
                  </w:r>
                  <w:proofErr w:type="spellEnd"/>
                </w:p>
                <w:p w14:paraId="273CD82D" w14:textId="5D015EDC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  <w:p w14:paraId="5556AEDB" w14:textId="18A10939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97EE16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VO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1399EEB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sinh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/variation order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23452EE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1.0</w:t>
                  </w:r>
                </w:p>
              </w:tc>
            </w:tr>
            <w:tr w:rsidR="00B7156D" w:rsidRPr="00D15066" w14:paraId="08239C47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4DC1EE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83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42FD719" w14:textId="43B3C4A5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A5BB51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VO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B40345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sinh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giảm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ED1227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1AB9262C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92F04FE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84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42F69289" w14:textId="2E3E921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0860689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VO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59A168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phát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sinh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workflow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VO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51C8AD9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3CD2D536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BFA1A0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1414" w:type="dxa"/>
                  <w:hideMark/>
                </w:tcPr>
                <w:p w14:paraId="613BF7A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Dòng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tiền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54986C8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Dòng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tiền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Dashboard/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6884CF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Theo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dõi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cash in/cash out,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6E36627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3.5</w:t>
                  </w:r>
                </w:p>
              </w:tc>
            </w:tr>
            <w:tr w:rsidR="00B7156D" w:rsidRPr="00D15066" w14:paraId="6DFB3E77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F4A59C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1414" w:type="dxa"/>
                  <w:hideMark/>
                </w:tcPr>
                <w:p w14:paraId="2B4F350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P&amp;L</w:t>
                  </w:r>
                </w:p>
              </w:tc>
              <w:tc>
                <w:tcPr>
                  <w:tcW w:w="2636" w:type="dxa"/>
                  <w:hideMark/>
                </w:tcPr>
                <w:p w14:paraId="18B1F3C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P&amp;L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DE1256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doanh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lợi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nhuận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cost breakdown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2DCEB4C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2166D92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1314D61D" w14:textId="4D0694E3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7. Module Lưu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trữ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Tích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Google Drive (Digital Assets)</w:t>
                  </w:r>
                </w:p>
              </w:tc>
            </w:tr>
            <w:tr w:rsidR="00B7156D" w:rsidRPr="00D15066" w14:paraId="2E67D83C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8871E4C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1414" w:type="dxa"/>
                  <w:hideMark/>
                </w:tcPr>
                <w:p w14:paraId="11EEBC2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Drive integration</w:t>
                  </w:r>
                </w:p>
              </w:tc>
              <w:tc>
                <w:tcPr>
                  <w:tcW w:w="2636" w:type="dxa"/>
                  <w:hideMark/>
                </w:tcPr>
                <w:p w14:paraId="0EB5C22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trúc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động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DE6D1D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template,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cây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log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bộ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439F48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6B7D0C99" w14:textId="77777777" w:rsidTr="003811FA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0DF37CF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88</w:t>
                  </w:r>
                </w:p>
              </w:tc>
              <w:tc>
                <w:tcPr>
                  <w:tcW w:w="1414" w:type="dxa"/>
                  <w:hideMark/>
                </w:tcPr>
                <w:p w14:paraId="611AE19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Tài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số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5F4E816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Tài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/Tree view</w:t>
                  </w:r>
                </w:p>
              </w:tc>
              <w:tc>
                <w:tcPr>
                  <w:tcW w:w="4024" w:type="dxa"/>
                  <w:hideMark/>
                </w:tcPr>
                <w:p w14:paraId="61C6404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tài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xem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folder,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tìm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kiếm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quyền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58ADE3F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66FCDA19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3E8A9EDA" w14:textId="4C9EEC42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8. Module Dashboard &amp; 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(Analytics)</w:t>
                  </w:r>
                </w:p>
              </w:tc>
            </w:tr>
            <w:tr w:rsidR="00B7156D" w:rsidRPr="00D15066" w14:paraId="18D21DFF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662B146C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89</w:t>
                  </w:r>
                </w:p>
              </w:tc>
              <w:tc>
                <w:tcPr>
                  <w:tcW w:w="1414" w:type="dxa"/>
                  <w:hideMark/>
                </w:tcPr>
                <w:p w14:paraId="37C789B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Dashboard</w:t>
                  </w:r>
                </w:p>
              </w:tc>
              <w:tc>
                <w:tcPr>
                  <w:tcW w:w="2636" w:type="dxa"/>
                  <w:hideMark/>
                </w:tcPr>
                <w:p w14:paraId="7CFAD1E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Dashboard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D543D8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Tổng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tài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cung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ứng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62A88E2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5.0</w:t>
                  </w:r>
                </w:p>
              </w:tc>
            </w:tr>
            <w:tr w:rsidR="00B7156D" w:rsidRPr="00D15066" w14:paraId="257DDC66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FD57596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90</w:t>
                  </w:r>
                </w:p>
              </w:tc>
              <w:tc>
                <w:tcPr>
                  <w:tcW w:w="1414" w:type="dxa"/>
                  <w:hideMark/>
                </w:tcPr>
                <w:p w14:paraId="451EFE0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510479D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vụ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3C3B78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rủi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ro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vượt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task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trễ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CF09B2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3.5</w:t>
                  </w:r>
                </w:p>
              </w:tc>
            </w:tr>
            <w:tr w:rsidR="00B7156D" w:rsidRPr="00D15066" w14:paraId="4DD36FF6" w14:textId="77777777" w:rsidTr="00B7156D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017703A5" w14:textId="0633661B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Chức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chung</w:t>
                  </w:r>
                  <w:proofErr w:type="spellEnd"/>
                </w:p>
              </w:tc>
            </w:tr>
            <w:tr w:rsidR="00B7156D" w:rsidRPr="00D15066" w14:paraId="47579CA4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FE3225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1414" w:type="dxa"/>
                  <w:hideMark/>
                </w:tcPr>
                <w:p w14:paraId="21CC99E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Workflow</w:t>
                  </w:r>
                </w:p>
              </w:tc>
              <w:tc>
                <w:tcPr>
                  <w:tcW w:w="2636" w:type="dxa"/>
                  <w:hideMark/>
                </w:tcPr>
                <w:p w14:paraId="413985B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luồng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56CAAF6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workflow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MR, VO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549B2A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19461B76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7210F9B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92</w:t>
                  </w:r>
                </w:p>
              </w:tc>
              <w:tc>
                <w:tcPr>
                  <w:tcW w:w="1414" w:type="dxa"/>
                  <w:hideMark/>
                </w:tcPr>
                <w:p w14:paraId="7E62513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quyền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1CD2482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Roles &amp; Permissions</w:t>
                  </w:r>
                </w:p>
              </w:tc>
              <w:tc>
                <w:tcPr>
                  <w:tcW w:w="4024" w:type="dxa"/>
                  <w:hideMark/>
                </w:tcPr>
                <w:p w14:paraId="4A25E6C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Admin/Sale/Design/PM/QS/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toán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/Kho/BGĐ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2DF4895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3.5</w:t>
                  </w:r>
                </w:p>
              </w:tc>
            </w:tr>
            <w:tr w:rsidR="00B7156D" w:rsidRPr="00D15066" w14:paraId="79EB118B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1984892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93</w:t>
                  </w:r>
                </w:p>
              </w:tc>
              <w:tc>
                <w:tcPr>
                  <w:tcW w:w="1414" w:type="dxa"/>
                  <w:hideMark/>
                </w:tcPr>
                <w:p w14:paraId="34AD7D1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7EA4112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Notification</w:t>
                  </w:r>
                </w:p>
              </w:tc>
              <w:tc>
                <w:tcPr>
                  <w:tcW w:w="4024" w:type="dxa"/>
                  <w:hideMark/>
                </w:tcPr>
                <w:p w14:paraId="7733CBE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Gửi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in-app/email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kiện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9A2E9A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667D61FF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A0D0C30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94</w:t>
                  </w:r>
                </w:p>
              </w:tc>
              <w:tc>
                <w:tcPr>
                  <w:tcW w:w="1414" w:type="dxa"/>
                  <w:hideMark/>
                </w:tcPr>
                <w:p w14:paraId="265DD1F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Tìm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kiếm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784D628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Tìm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kiếm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chung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4BC98E7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Global search,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nâng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saved filter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CD65B6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5D0995B5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3255CD5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1414" w:type="dxa"/>
                  <w:hideMark/>
                </w:tcPr>
                <w:p w14:paraId="46BA3F5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Log</w:t>
                  </w:r>
                </w:p>
              </w:tc>
              <w:tc>
                <w:tcPr>
                  <w:tcW w:w="2636" w:type="dxa"/>
                  <w:hideMark/>
                </w:tcPr>
                <w:p w14:paraId="721C287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Audit log</w:t>
                  </w:r>
                </w:p>
              </w:tc>
              <w:tc>
                <w:tcPr>
                  <w:tcW w:w="4024" w:type="dxa"/>
                  <w:hideMark/>
                </w:tcPr>
                <w:p w14:paraId="3D4A65B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xóa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tải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file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B5D802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275F696A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3C1162C" w14:textId="77777777" w:rsidR="00B7156D" w:rsidRPr="00D15066" w:rsidRDefault="00B7156D" w:rsidP="00B7156D">
                  <w:pPr>
                    <w:jc w:val="right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1414" w:type="dxa"/>
                  <w:hideMark/>
                </w:tcPr>
                <w:p w14:paraId="0E423EA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1E6B049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Master data</w:t>
                  </w:r>
                </w:p>
              </w:tc>
              <w:tc>
                <w:tcPr>
                  <w:tcW w:w="4024" w:type="dxa"/>
                  <w:hideMark/>
                </w:tcPr>
                <w:p w14:paraId="0A9C8A0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nguồn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loại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loại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tư, checklist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mẫu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279D7FA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6124E414" w14:textId="77777777" w:rsidTr="003B55A2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</w:tcPr>
                <w:p w14:paraId="0891EC5A" w14:textId="65BB9BC0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FE TASKS BỔ SUNG (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tích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Đề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)</w:t>
                  </w:r>
                </w:p>
              </w:tc>
            </w:tr>
            <w:tr w:rsidR="00B7156D" w:rsidRPr="00D15066" w14:paraId="0A6D6494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2DC8C655" w14:textId="0B9C107E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0. Auth &amp; Navigation (FE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bổ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sung)</w:t>
                  </w:r>
                </w:p>
              </w:tc>
            </w:tr>
            <w:tr w:rsidR="00B7156D" w:rsidRPr="00D15066" w14:paraId="5D753403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10E73FA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0A24EE4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Auth</w:t>
                  </w:r>
                </w:p>
                <w:p w14:paraId="01B1B2E1" w14:textId="53A5C53A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928166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Đăng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1F0AE9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Form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validation,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redirect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sau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login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D151937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144183D3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459399E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98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2875A936" w14:textId="47BF1F6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44E9378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Quên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khẩu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/ Reset password</w:t>
                  </w:r>
                </w:p>
              </w:tc>
              <w:tc>
                <w:tcPr>
                  <w:tcW w:w="4024" w:type="dxa"/>
                  <w:hideMark/>
                </w:tcPr>
                <w:p w14:paraId="42036D9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Luồng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email, OTP/link,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đặt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khẩu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698F02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72B93FCF" w14:textId="77777777" w:rsidTr="003811F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06AFAF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99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61F866C3" w14:textId="1746E4E9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18B218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Trang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người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dùng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(Profile)</w:t>
                  </w:r>
                </w:p>
              </w:tc>
              <w:tc>
                <w:tcPr>
                  <w:tcW w:w="4024" w:type="dxa"/>
                  <w:hideMark/>
                </w:tcPr>
                <w:p w14:paraId="2191237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Xem/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khẩu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avatar upload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B1E413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3C018F9F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7D1DE10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281EDBB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Navigation Shell</w:t>
                  </w:r>
                </w:p>
              </w:tc>
              <w:tc>
                <w:tcPr>
                  <w:tcW w:w="2636" w:type="dxa"/>
                  <w:hideMark/>
                </w:tcPr>
                <w:p w14:paraId="42DF6B8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Sidebar + Main layout</w:t>
                  </w:r>
                </w:p>
              </w:tc>
              <w:tc>
                <w:tcPr>
                  <w:tcW w:w="4024" w:type="dxa"/>
                  <w:hideMark/>
                </w:tcPr>
                <w:p w14:paraId="102CB31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Sidebar navigation, collapse/expand, active state, responsive mobile drawer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7CE017E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7E61627F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2EFA21A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>101</w:t>
                  </w:r>
                </w:p>
              </w:tc>
              <w:tc>
                <w:tcPr>
                  <w:tcW w:w="1414" w:type="dxa"/>
                  <w:vMerge/>
                </w:tcPr>
                <w:p w14:paraId="1FF19D9A" w14:textId="198C1FBC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337F2A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Header bar</w:t>
                  </w:r>
                </w:p>
              </w:tc>
              <w:tc>
                <w:tcPr>
                  <w:tcW w:w="4024" w:type="dxa"/>
                  <w:hideMark/>
                </w:tcPr>
                <w:p w14:paraId="646535C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Logo, breadcrumb, notification bell badge, user avatar dropdown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0D57DA61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0C5336C6" w14:textId="77777777" w:rsidTr="00B7156D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90CA93B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1414" w:type="dxa"/>
                  <w:vMerge/>
                </w:tcPr>
                <w:p w14:paraId="27D42C12" w14:textId="2FAA24B9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11AB7BC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Error pages (404 / 403 / 500)</w:t>
                  </w:r>
                </w:p>
              </w:tc>
              <w:tc>
                <w:tcPr>
                  <w:tcW w:w="4024" w:type="dxa"/>
                  <w:hideMark/>
                </w:tcPr>
                <w:p w14:paraId="7AB8D8A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Trang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hướng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dẫn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hướng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AF10B80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0.5</w:t>
                  </w:r>
                </w:p>
              </w:tc>
            </w:tr>
            <w:tr w:rsidR="00B7156D" w:rsidRPr="00D15066" w14:paraId="55FDA694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2EDFAD07" w14:textId="0184A558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1. Module 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/Sale/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(CRM/Sale/Contract)</w:t>
                  </w:r>
                </w:p>
              </w:tc>
            </w:tr>
            <w:tr w:rsidR="00B7156D" w:rsidRPr="00D15066" w14:paraId="4B675141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9EFA8CD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3527E81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Lead</w:t>
                  </w:r>
                </w:p>
              </w:tc>
              <w:tc>
                <w:tcPr>
                  <w:tcW w:w="2636" w:type="dxa"/>
                  <w:hideMark/>
                </w:tcPr>
                <w:p w14:paraId="570031E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Lead - 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D87E39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nguồn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/sale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trách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50A7AB66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1F957200" w14:textId="77777777" w:rsidTr="00B7156D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5A5055A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1414" w:type="dxa"/>
                  <w:vMerge/>
                </w:tcPr>
                <w:p w14:paraId="2A87A6A4" w14:textId="5018CB4A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110B44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Lead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Chỉnh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sửa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68E1B5D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Tạo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cập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tin,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nguồn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sale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21CBB96E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7AA25228" w14:textId="77777777" w:rsidTr="00B7156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34336F4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105</w:t>
                  </w:r>
                </w:p>
              </w:tc>
              <w:tc>
                <w:tcPr>
                  <w:tcW w:w="1414" w:type="dxa"/>
                  <w:vMerge/>
                </w:tcPr>
                <w:p w14:paraId="07D4667E" w14:textId="623BA4A1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A6CA3EC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Lead -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34D97EC2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tin lead,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vấn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chuyển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sang Opportunity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5481D8C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2.5</w:t>
                  </w:r>
                </w:p>
              </w:tc>
            </w:tr>
            <w:tr w:rsidR="00301471" w:rsidRPr="00D15066" w14:paraId="258F7D23" w14:textId="77777777" w:rsidTr="0030147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036C19E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106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372DA8DF" w14:textId="77777777" w:rsidR="00301471" w:rsidRPr="00D15066" w:rsidRDefault="00301471" w:rsidP="003014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tiếp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6DB44402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Preview &amp; Export PDF</w:t>
                  </w:r>
                </w:p>
              </w:tc>
              <w:tc>
                <w:tcPr>
                  <w:tcW w:w="4024" w:type="dxa"/>
                  <w:hideMark/>
                </w:tcPr>
                <w:p w14:paraId="37A1E821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Preview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giao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trước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khi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layout PDF template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13E13EE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2.5</w:t>
                  </w:r>
                </w:p>
              </w:tc>
            </w:tr>
            <w:tr w:rsidR="00301471" w:rsidRPr="00D15066" w14:paraId="56E8DBBB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CC05BDE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107</w:t>
                  </w:r>
                </w:p>
              </w:tc>
              <w:tc>
                <w:tcPr>
                  <w:tcW w:w="1414" w:type="dxa"/>
                  <w:vMerge/>
                  <w:hideMark/>
                </w:tcPr>
                <w:p w14:paraId="3B380C5D" w14:textId="75933F8D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03F1D61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(Version diff)</w:t>
                  </w:r>
                </w:p>
              </w:tc>
              <w:tc>
                <w:tcPr>
                  <w:tcW w:w="4024" w:type="dxa"/>
                  <w:hideMark/>
                </w:tcPr>
                <w:p w14:paraId="40570B06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Hiển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diff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giữa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2 version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thêm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bớt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dòng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4E3816B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03419FCC" w14:textId="77777777" w:rsidTr="00B7156D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2E0B517B" w14:textId="0A3EA420" w:rsidR="00B7156D" w:rsidRPr="00D15066" w:rsidRDefault="00B7156D" w:rsidP="00B7156D">
                  <w:pPr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2. Module Quản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Thi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Nghiệm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(Construction &amp; Acceptance)</w:t>
                  </w:r>
                </w:p>
              </w:tc>
            </w:tr>
            <w:tr w:rsidR="00B7156D" w:rsidRPr="00D15066" w14:paraId="354CCD05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944BFE2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108</w:t>
                  </w:r>
                </w:p>
              </w:tc>
              <w:tc>
                <w:tcPr>
                  <w:tcW w:w="1414" w:type="dxa"/>
                  <w:hideMark/>
                </w:tcPr>
                <w:p w14:paraId="0F59AEE1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Tiến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Gantt</w:t>
                  </w:r>
                </w:p>
              </w:tc>
              <w:tc>
                <w:tcPr>
                  <w:tcW w:w="2636" w:type="dxa"/>
                  <w:hideMark/>
                </w:tcPr>
                <w:p w14:paraId="7E969DB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Gantt - Interactive timeline UI</w:t>
                  </w:r>
                </w:p>
              </w:tc>
              <w:tc>
                <w:tcPr>
                  <w:tcW w:w="4024" w:type="dxa"/>
                  <w:hideMark/>
                </w:tcPr>
                <w:p w14:paraId="732C72B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Drag-drop task bar, resize duration, zoom in/out (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ngày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tuần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), dependency line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56668017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6.0</w:t>
                  </w:r>
                </w:p>
              </w:tc>
            </w:tr>
            <w:tr w:rsidR="00B7156D" w:rsidRPr="00D15066" w14:paraId="5DA21703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E620A69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109</w:t>
                  </w:r>
                </w:p>
              </w:tc>
              <w:tc>
                <w:tcPr>
                  <w:tcW w:w="1414" w:type="dxa"/>
                  <w:hideMark/>
                </w:tcPr>
                <w:p w14:paraId="29B1BAC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tử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225862A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Nhật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Upload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/video (mobile)</w:t>
                  </w:r>
                </w:p>
              </w:tc>
              <w:tc>
                <w:tcPr>
                  <w:tcW w:w="4024" w:type="dxa"/>
                  <w:hideMark/>
                </w:tcPr>
                <w:p w14:paraId="33CD7723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Camera picker, gallery selector, progress upload, thumbnail preview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43919DD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0C1162BD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2E59C53A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1414" w:type="dxa"/>
                  <w:hideMark/>
                </w:tcPr>
                <w:p w14:paraId="4951D7F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Quản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(Punchlist)</w:t>
                  </w:r>
                </w:p>
              </w:tc>
              <w:tc>
                <w:tcPr>
                  <w:tcW w:w="2636" w:type="dxa"/>
                  <w:hideMark/>
                </w:tcPr>
                <w:p w14:paraId="63D7F28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Punchlist - Pin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floor plan</w:t>
                  </w:r>
                </w:p>
              </w:tc>
              <w:tc>
                <w:tcPr>
                  <w:tcW w:w="4024" w:type="dxa"/>
                  <w:hideMark/>
                </w:tcPr>
                <w:p w14:paraId="6E801B4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Upload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đặt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pin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popup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lỗi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pin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6E5D4AF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3.5</w:t>
                  </w:r>
                </w:p>
              </w:tc>
            </w:tr>
            <w:tr w:rsidR="00B7156D" w:rsidRPr="00D15066" w14:paraId="65B2E0E4" w14:textId="77777777" w:rsidTr="00B7156D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57FB7B37" w14:textId="5C9B4D89" w:rsidR="00B7156D" w:rsidRPr="00D15066" w:rsidRDefault="00B7156D" w:rsidP="00B7156D">
                  <w:pPr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3. Module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Nhà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phụ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(Procurement)</w:t>
                  </w:r>
                </w:p>
              </w:tc>
            </w:tr>
            <w:tr w:rsidR="00B7156D" w:rsidRPr="00D15066" w14:paraId="0A4FBD78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72DDE3A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1414" w:type="dxa"/>
                  <w:hideMark/>
                </w:tcPr>
                <w:p w14:paraId="72CA95F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Định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mức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BOQ</w:t>
                  </w:r>
                </w:p>
              </w:tc>
              <w:tc>
                <w:tcPr>
                  <w:tcW w:w="2636" w:type="dxa"/>
                  <w:hideMark/>
                </w:tcPr>
                <w:p w14:paraId="60E7C80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BOQ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Import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từ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Excel</w:t>
                  </w:r>
                </w:p>
              </w:tc>
              <w:tc>
                <w:tcPr>
                  <w:tcW w:w="4024" w:type="dxa"/>
                  <w:hideMark/>
                </w:tcPr>
                <w:p w14:paraId="36F156F0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Upload file Excel, preview mapping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cột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validate data,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xác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nhận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import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312F9ABB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5220CACF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0246DA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112</w:t>
                  </w:r>
                </w:p>
              </w:tc>
              <w:tc>
                <w:tcPr>
                  <w:tcW w:w="1414" w:type="dxa"/>
                  <w:hideMark/>
                </w:tcPr>
                <w:p w14:paraId="16081D85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50613E5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Bid tabulation - Matrix so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NCC</w:t>
                  </w:r>
                </w:p>
              </w:tc>
              <w:tc>
                <w:tcPr>
                  <w:tcW w:w="4024" w:type="dxa"/>
                  <w:hideMark/>
                </w:tcPr>
                <w:p w14:paraId="3DA1C92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Bảng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ma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trận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hàng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=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hạng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cột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=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nhà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highlight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thấp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nhất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6DA5CA4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3.0</w:t>
                  </w:r>
                </w:p>
              </w:tc>
            </w:tr>
            <w:tr w:rsidR="00B7156D" w:rsidRPr="00D15066" w14:paraId="12B00185" w14:textId="77777777" w:rsidTr="00B7156D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4CB9E5C1" w14:textId="06DD7476" w:rsidR="00B7156D" w:rsidRPr="00D15066" w:rsidRDefault="00B7156D" w:rsidP="00B7156D">
                  <w:pPr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4. Module Tài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chính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, Chi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phí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&amp;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(Finance &amp; Contract)</w:t>
                  </w:r>
                </w:p>
              </w:tc>
            </w:tr>
            <w:tr w:rsidR="00B7156D" w:rsidRPr="00D15066" w14:paraId="73815258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D2DF79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113</w:t>
                  </w:r>
                </w:p>
              </w:tc>
              <w:tc>
                <w:tcPr>
                  <w:tcW w:w="1414" w:type="dxa"/>
                  <w:hideMark/>
                </w:tcPr>
                <w:p w14:paraId="4427209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Dòng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tiền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2C1A11D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Dòng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tiền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Biểu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trực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quan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F2BBF9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Timeline chart cash in/out,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bar+line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combo,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kỳ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6B13D939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21DB4E8E" w14:textId="77777777" w:rsidTr="003811F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340F6E0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114</w:t>
                  </w:r>
                </w:p>
              </w:tc>
              <w:tc>
                <w:tcPr>
                  <w:tcW w:w="1414" w:type="dxa"/>
                  <w:hideMark/>
                </w:tcPr>
                <w:p w14:paraId="2B48221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P&amp;L</w:t>
                  </w:r>
                </w:p>
              </w:tc>
              <w:tc>
                <w:tcPr>
                  <w:tcW w:w="2636" w:type="dxa"/>
                  <w:hideMark/>
                </w:tcPr>
                <w:p w14:paraId="09511F6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P&amp;L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Biểu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doanh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phí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82F8C9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Stacked bar chart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doanh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/chi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phí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lợi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nhuận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drill-down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322072A7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7BA6E129" w14:textId="77777777" w:rsidTr="00B7156D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177B98F0" w14:textId="38E7316A" w:rsidR="00B7156D" w:rsidRPr="00D15066" w:rsidRDefault="00B7156D" w:rsidP="00B7156D">
                  <w:pPr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5. Module Dashboard &amp; Báo </w:t>
                  </w:r>
                  <w:proofErr w:type="spellStart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b w:val="0"/>
                      <w:bCs w:val="0"/>
                      <w:sz w:val="18"/>
                      <w:szCs w:val="18"/>
                    </w:rPr>
                    <w:t xml:space="preserve"> (Analytics)</w:t>
                  </w:r>
                </w:p>
              </w:tc>
            </w:tr>
            <w:tr w:rsidR="00301471" w:rsidRPr="00D15066" w14:paraId="10A91D4E" w14:textId="77777777" w:rsidTr="00301471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4EA2B2B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115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1A4BEE33" w14:textId="77777777" w:rsidR="00301471" w:rsidRPr="00D15066" w:rsidRDefault="00301471" w:rsidP="003014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Dashboard</w:t>
                  </w:r>
                </w:p>
              </w:tc>
              <w:tc>
                <w:tcPr>
                  <w:tcW w:w="2636" w:type="dxa"/>
                  <w:hideMark/>
                </w:tcPr>
                <w:p w14:paraId="6DFDC77B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Dashboard - Lead funnel chart</w:t>
                  </w:r>
                </w:p>
              </w:tc>
              <w:tc>
                <w:tcPr>
                  <w:tcW w:w="4024" w:type="dxa"/>
                  <w:hideMark/>
                </w:tcPr>
                <w:p w14:paraId="3BDAB949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Funnel chart: Lead →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hội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→ 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giá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→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lượng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+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tỷ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lệ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chuyển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7CF9A7D9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301471" w:rsidRPr="00D15066" w14:paraId="7371D59F" w14:textId="77777777" w:rsidTr="00301471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2D5FB59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116</w:t>
                  </w:r>
                </w:p>
              </w:tc>
              <w:tc>
                <w:tcPr>
                  <w:tcW w:w="1414" w:type="dxa"/>
                  <w:vMerge/>
                </w:tcPr>
                <w:p w14:paraId="102D4AFA" w14:textId="72CC4B9C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4A22300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Dashboard - Tiến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overview</w:t>
                  </w:r>
                </w:p>
              </w:tc>
              <w:tc>
                <w:tcPr>
                  <w:tcW w:w="4024" w:type="dxa"/>
                  <w:hideMark/>
                </w:tcPr>
                <w:p w14:paraId="4B258A18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dự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án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progress bar %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hoàn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thành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cảnh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trễ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độ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10E9C687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301471" w:rsidRPr="00D15066" w14:paraId="4B6A23A5" w14:textId="77777777" w:rsidTr="0030147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711D37E2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117</w:t>
                  </w:r>
                </w:p>
              </w:tc>
              <w:tc>
                <w:tcPr>
                  <w:tcW w:w="1414" w:type="dxa"/>
                  <w:vMerge/>
                </w:tcPr>
                <w:p w14:paraId="59E65F5C" w14:textId="227D8C2C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75E527FB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Dashboard -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Tỷ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lệ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trúng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thầu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733BC709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Donut/pie chart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tỷ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lệ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Trúng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Trượt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Đang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chuẩn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bị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kỳ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22A26785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301471" w:rsidRPr="00D15066" w14:paraId="64C8E06E" w14:textId="77777777" w:rsidTr="00301471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1E651F9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118</w:t>
                  </w:r>
                </w:p>
              </w:tc>
              <w:tc>
                <w:tcPr>
                  <w:tcW w:w="1414" w:type="dxa"/>
                  <w:vMerge w:val="restart"/>
                  <w:vAlign w:val="center"/>
                  <w:hideMark/>
                </w:tcPr>
                <w:p w14:paraId="267AA169" w14:textId="77777777" w:rsidR="00301471" w:rsidRPr="00D15066" w:rsidRDefault="00301471" w:rsidP="003014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498F04F9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nâng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cao</w:t>
                  </w:r>
                  <w:proofErr w:type="spellEnd"/>
                </w:p>
              </w:tc>
              <w:tc>
                <w:tcPr>
                  <w:tcW w:w="4024" w:type="dxa"/>
                  <w:hideMark/>
                </w:tcPr>
                <w:p w14:paraId="0EBE9768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UI filter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nhiều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: date range picker, multi-select, saved filter preset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9C2E49B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301471" w:rsidRPr="00D15066" w14:paraId="561A5F25" w14:textId="77777777" w:rsidTr="00301471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0956B8CD" w14:textId="77777777" w:rsidR="00301471" w:rsidRPr="00D15066" w:rsidRDefault="00301471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119</w:t>
                  </w:r>
                </w:p>
              </w:tc>
              <w:tc>
                <w:tcPr>
                  <w:tcW w:w="1414" w:type="dxa"/>
                  <w:vMerge/>
                  <w:vAlign w:val="center"/>
                  <w:hideMark/>
                </w:tcPr>
                <w:p w14:paraId="0F152F76" w14:textId="6F7FA438" w:rsidR="00301471" w:rsidRPr="00D15066" w:rsidRDefault="00301471" w:rsidP="003014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hideMark/>
                </w:tcPr>
                <w:p w14:paraId="3ACA78B7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Báo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- Export Excel/PDF</w:t>
                  </w:r>
                </w:p>
              </w:tc>
              <w:tc>
                <w:tcPr>
                  <w:tcW w:w="4024" w:type="dxa"/>
                  <w:hideMark/>
                </w:tcPr>
                <w:p w14:paraId="0485DCD3" w14:textId="77777777" w:rsidR="00301471" w:rsidRPr="00D15066" w:rsidRDefault="00301471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Nút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export,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chọn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format, progress indicator, download link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3C05F72" w14:textId="77777777" w:rsidR="00301471" w:rsidRPr="00D15066" w:rsidRDefault="00301471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  <w:tr w:rsidR="00B7156D" w:rsidRPr="00D15066" w14:paraId="4496112B" w14:textId="77777777" w:rsidTr="00B7156D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5"/>
                  <w:vAlign w:val="center"/>
                </w:tcPr>
                <w:p w14:paraId="72E7E055" w14:textId="432D6381" w:rsidR="00B7156D" w:rsidRPr="00D15066" w:rsidRDefault="00B7156D" w:rsidP="00B7156D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Chức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năng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chung</w:t>
                  </w:r>
                  <w:proofErr w:type="spellEnd"/>
                </w:p>
              </w:tc>
            </w:tr>
            <w:tr w:rsidR="00B7156D" w:rsidRPr="00D15066" w14:paraId="1003094E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1C835B2B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120</w:t>
                  </w:r>
                </w:p>
              </w:tc>
              <w:tc>
                <w:tcPr>
                  <w:tcW w:w="1414" w:type="dxa"/>
                  <w:hideMark/>
                </w:tcPr>
                <w:p w14:paraId="0B10D20B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Thông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1F56994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Notification - Drawer/Center</w:t>
                  </w:r>
                </w:p>
              </w:tc>
              <w:tc>
                <w:tcPr>
                  <w:tcW w:w="4024" w:type="dxa"/>
                  <w:hideMark/>
                </w:tcPr>
                <w:p w14:paraId="58433C37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Panel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thông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pull-down,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loại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module, mark as read,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liên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đến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record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4AC55963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2.0</w:t>
                  </w:r>
                </w:p>
              </w:tc>
            </w:tr>
            <w:tr w:rsidR="00B7156D" w:rsidRPr="00D15066" w14:paraId="5F6555B8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5F889CBF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121</w:t>
                  </w:r>
                </w:p>
              </w:tc>
              <w:tc>
                <w:tcPr>
                  <w:tcW w:w="1414" w:type="dxa"/>
                  <w:hideMark/>
                </w:tcPr>
                <w:p w14:paraId="65AA0FCA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Workflow</w:t>
                  </w:r>
                </w:p>
              </w:tc>
              <w:tc>
                <w:tcPr>
                  <w:tcW w:w="2636" w:type="dxa"/>
                  <w:hideMark/>
                </w:tcPr>
                <w:p w14:paraId="482C9704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Workflow - Config UI</w:t>
                  </w:r>
                </w:p>
              </w:tc>
              <w:tc>
                <w:tcPr>
                  <w:tcW w:w="4024" w:type="dxa"/>
                  <w:hideMark/>
                </w:tcPr>
                <w:p w14:paraId="71AA5E1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Giao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luồng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kéo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thả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bước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chọn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role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duyệt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điều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kiện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skip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1557ABC5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4.0</w:t>
                  </w:r>
                </w:p>
              </w:tc>
            </w:tr>
            <w:tr w:rsidR="00B7156D" w:rsidRPr="00D15066" w14:paraId="6CA9576C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4D9653AD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lastRenderedPageBreak/>
                    <w:t>122</w:t>
                  </w:r>
                </w:p>
              </w:tc>
              <w:tc>
                <w:tcPr>
                  <w:tcW w:w="1414" w:type="dxa"/>
                  <w:hideMark/>
                </w:tcPr>
                <w:p w14:paraId="0EC3D588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Danh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</w:p>
              </w:tc>
              <w:tc>
                <w:tcPr>
                  <w:tcW w:w="2636" w:type="dxa"/>
                  <w:hideMark/>
                </w:tcPr>
                <w:p w14:paraId="09E3883E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Master data - CRUD screens</w:t>
                  </w:r>
                </w:p>
              </w:tc>
              <w:tc>
                <w:tcPr>
                  <w:tcW w:w="4024" w:type="dxa"/>
                  <w:hideMark/>
                </w:tcPr>
                <w:p w14:paraId="78EE7116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 xml:space="preserve">Trang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quản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danh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mục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loại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hợp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đồng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nguồn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lead,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loại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vật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tư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>, checklist template...</w:t>
                  </w:r>
                </w:p>
              </w:tc>
              <w:tc>
                <w:tcPr>
                  <w:tcW w:w="990" w:type="dxa"/>
                  <w:noWrap/>
                  <w:hideMark/>
                </w:tcPr>
                <w:p w14:paraId="2505DAD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2.5</w:t>
                  </w:r>
                </w:p>
              </w:tc>
            </w:tr>
            <w:tr w:rsidR="00B7156D" w:rsidRPr="00D15066" w14:paraId="377A733D" w14:textId="77777777" w:rsidTr="003811F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00" w:type="dxa"/>
                  <w:hideMark/>
                </w:tcPr>
                <w:p w14:paraId="378BCAF6" w14:textId="77777777" w:rsidR="00B7156D" w:rsidRPr="00D15066" w:rsidRDefault="00B7156D" w:rsidP="00B7156D">
                  <w:pPr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123</w:t>
                  </w:r>
                </w:p>
              </w:tc>
              <w:tc>
                <w:tcPr>
                  <w:tcW w:w="1414" w:type="dxa"/>
                  <w:hideMark/>
                </w:tcPr>
                <w:p w14:paraId="648DD3C9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Log</w:t>
                  </w:r>
                </w:p>
              </w:tc>
              <w:tc>
                <w:tcPr>
                  <w:tcW w:w="2636" w:type="dxa"/>
                  <w:hideMark/>
                </w:tcPr>
                <w:p w14:paraId="3002B4FD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sz w:val="18"/>
                      <w:szCs w:val="18"/>
                    </w:rPr>
                    <w:t>Audit log - Viewer</w:t>
                  </w:r>
                </w:p>
              </w:tc>
              <w:tc>
                <w:tcPr>
                  <w:tcW w:w="4024" w:type="dxa"/>
                  <w:hideMark/>
                </w:tcPr>
                <w:p w14:paraId="72E6281F" w14:textId="77777777" w:rsidR="00B7156D" w:rsidRPr="00D15066" w:rsidRDefault="00B7156D" w:rsidP="00B715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sz w:val="18"/>
                      <w:szCs w:val="18"/>
                    </w:rPr>
                    <w:t>Bảng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audit log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với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filter user/action/module/date range,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xem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chi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tiết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sz w:val="18"/>
                      <w:szCs w:val="18"/>
                    </w:rPr>
                    <w:t>đổi</w:t>
                  </w:r>
                  <w:proofErr w:type="spellEnd"/>
                </w:p>
              </w:tc>
              <w:tc>
                <w:tcPr>
                  <w:tcW w:w="990" w:type="dxa"/>
                  <w:noWrap/>
                  <w:hideMark/>
                </w:tcPr>
                <w:p w14:paraId="07829428" w14:textId="77777777" w:rsidR="00B7156D" w:rsidRPr="00D15066" w:rsidRDefault="00B7156D" w:rsidP="00B7156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b/>
                      <w:bCs/>
                      <w:sz w:val="18"/>
                      <w:szCs w:val="18"/>
                    </w:rPr>
                    <w:t>1.5</w:t>
                  </w:r>
                </w:p>
              </w:tc>
            </w:tr>
          </w:tbl>
          <w:p w14:paraId="3AE6161A" w14:textId="77777777" w:rsidR="00342214" w:rsidRPr="00D15066" w:rsidRDefault="00342214">
            <w:pPr>
              <w:rPr>
                <w:sz w:val="16"/>
                <w:szCs w:val="16"/>
              </w:rPr>
            </w:pPr>
          </w:p>
          <w:tbl>
            <w:tblPr>
              <w:tblStyle w:val="GridTable1Light"/>
              <w:tblW w:w="9685" w:type="dxa"/>
              <w:tblLook w:val="04A0" w:firstRow="1" w:lastRow="0" w:firstColumn="1" w:lastColumn="0" w:noHBand="0" w:noVBand="1"/>
            </w:tblPr>
            <w:tblGrid>
              <w:gridCol w:w="1765"/>
              <w:gridCol w:w="6930"/>
              <w:gridCol w:w="969"/>
              <w:gridCol w:w="21"/>
            </w:tblGrid>
            <w:tr w:rsidR="00627AEA" w:rsidRPr="00D15066" w14:paraId="2A4FB991" w14:textId="77777777" w:rsidTr="00627AEA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21" w:type="dxa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64" w:type="dxa"/>
                  <w:gridSpan w:val="3"/>
                  <w:vAlign w:val="center"/>
                </w:tcPr>
                <w:p w14:paraId="05CD26A2" w14:textId="4DE45585" w:rsidR="00627AEA" w:rsidRPr="00D15066" w:rsidRDefault="00627AEA" w:rsidP="00627AEA">
                  <w:pPr>
                    <w:jc w:val="center"/>
                    <w:rPr>
                      <w:lang w:val="vi-VN"/>
                    </w:rPr>
                  </w:pPr>
                  <w:r w:rsidRPr="00D15066">
                    <w:t xml:space="preserve">Module Dashboard &amp; Báo </w:t>
                  </w:r>
                  <w:proofErr w:type="spellStart"/>
                  <w:r w:rsidRPr="00D15066">
                    <w:t>cáo</w:t>
                  </w:r>
                  <w:proofErr w:type="spellEnd"/>
                  <w:r w:rsidRPr="00D15066">
                    <w:t xml:space="preserve"> (Analytics)</w:t>
                  </w:r>
                  <w:r w:rsidRPr="00D15066">
                    <w:rPr>
                      <w:lang w:val="vi-VN"/>
                    </w:rPr>
                    <w:t xml:space="preserve"> -</w:t>
                  </w:r>
                  <w:proofErr w:type="spellStart"/>
                  <w:r w:rsidRPr="00D15066">
                    <w:t>Đánh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giá</w:t>
                  </w:r>
                  <w:proofErr w:type="spellEnd"/>
                  <w:r w:rsidRPr="00D15066">
                    <w:t xml:space="preserve"> KPI </w:t>
                  </w:r>
                  <w:proofErr w:type="spellStart"/>
                  <w:r w:rsidRPr="00D15066">
                    <w:t>Tự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động</w:t>
                  </w:r>
                  <w:proofErr w:type="spellEnd"/>
                </w:p>
              </w:tc>
            </w:tr>
            <w:tr w:rsidR="00627AEA" w:rsidRPr="00D15066" w14:paraId="3FCAEB96" w14:textId="77777777" w:rsidTr="00627AE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  <w:hideMark/>
                </w:tcPr>
                <w:p w14:paraId="4F8EC9AA" w14:textId="6D5ED495" w:rsidR="00627AEA" w:rsidRPr="00D15066" w:rsidRDefault="00627AEA" w:rsidP="00627AEA">
                  <w:pPr>
                    <w:rPr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KPI framework &amp; weighting config</w:t>
                  </w:r>
                </w:p>
              </w:tc>
              <w:tc>
                <w:tcPr>
                  <w:tcW w:w="6930" w:type="dxa"/>
                  <w:vAlign w:val="bottom"/>
                  <w:hideMark/>
                </w:tcPr>
                <w:p w14:paraId="33DB5E5E" w14:textId="42EC8BCD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lập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vị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trí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chỉ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số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trọng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số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ngưỡng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rule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datasource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cho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Sales/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Thiết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/PM/HR/Admin/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Kế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toán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  <w:hideMark/>
                </w:tcPr>
                <w:p w14:paraId="01C00D4D" w14:textId="04F0B896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3,00</w:t>
                  </w:r>
                </w:p>
              </w:tc>
            </w:tr>
            <w:tr w:rsidR="00627AEA" w:rsidRPr="00D15066" w14:paraId="2B66C7AA" w14:textId="77777777" w:rsidTr="00627AEA">
              <w:trPr>
                <w:trHeight w:val="4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  <w:hideMark/>
                </w:tcPr>
                <w:p w14:paraId="66BC9E34" w14:textId="07BBFCDC" w:rsidR="00627AEA" w:rsidRPr="00D15066" w:rsidRDefault="00627AEA" w:rsidP="00627AEA">
                  <w:pPr>
                    <w:rPr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KPI data mapping</w:t>
                  </w:r>
                </w:p>
              </w:tc>
              <w:tc>
                <w:tcPr>
                  <w:tcW w:w="6930" w:type="dxa"/>
                  <w:vAlign w:val="bottom"/>
                  <w:hideMark/>
                </w:tcPr>
                <w:p w14:paraId="6D0E1105" w14:textId="22DF488A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Mapping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dữ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nguồn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từ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Modules 1/2/4/5/6/8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từng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KPI;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rule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đối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chiếu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tiến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độ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ngân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sách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punchlist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tuyển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dụng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bảng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  <w:hideMark/>
                </w:tcPr>
                <w:p w14:paraId="4FAFEEBE" w14:textId="12CA3263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3,50</w:t>
                  </w:r>
                </w:p>
              </w:tc>
            </w:tr>
            <w:tr w:rsidR="00627AEA" w:rsidRPr="00D15066" w14:paraId="4221C038" w14:textId="77777777" w:rsidTr="00627AE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  <w:hideMark/>
                </w:tcPr>
                <w:p w14:paraId="21069A07" w14:textId="6AEE8ACE" w:rsidR="00627AEA" w:rsidRPr="00D15066" w:rsidRDefault="00627AEA" w:rsidP="00627AEA">
                  <w:pPr>
                    <w:rPr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KPI calculation engine</w:t>
                  </w:r>
                </w:p>
              </w:tc>
              <w:tc>
                <w:tcPr>
                  <w:tcW w:w="6930" w:type="dxa"/>
                  <w:vAlign w:val="bottom"/>
                  <w:hideMark/>
                </w:tcPr>
                <w:p w14:paraId="154FCD25" w14:textId="028162C3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Tự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động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quét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dữ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tính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ngày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tháng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lưu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sử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xử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thức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trọng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số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trạng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thái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thiếu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dữ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liệu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  <w:hideMark/>
                </w:tcPr>
                <w:p w14:paraId="317DCCAC" w14:textId="608D02CE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5,00</w:t>
                  </w:r>
                </w:p>
              </w:tc>
            </w:tr>
            <w:tr w:rsidR="00627AEA" w:rsidRPr="00D15066" w14:paraId="42920172" w14:textId="77777777" w:rsidTr="00627AE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</w:tcPr>
                <w:p w14:paraId="6CFE0196" w14:textId="278F402D" w:rsidR="00627AEA" w:rsidRPr="00D15066" w:rsidRDefault="00627AEA" w:rsidP="00627AEA">
                  <w:pPr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Real-time KPI dashboard</w:t>
                  </w:r>
                </w:p>
              </w:tc>
              <w:tc>
                <w:tcPr>
                  <w:tcW w:w="6930" w:type="dxa"/>
                  <w:vAlign w:val="bottom"/>
                </w:tcPr>
                <w:p w14:paraId="678FB84C" w14:textId="3D9DBF3C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Màn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cá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nhân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quản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drill-down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lý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do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tăng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giảm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lọc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phòng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ban/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vị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trí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tháng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</w:tcPr>
                <w:p w14:paraId="0F9E2F87" w14:textId="1CB19572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4,00</w:t>
                  </w:r>
                </w:p>
              </w:tc>
            </w:tr>
            <w:tr w:rsidR="00627AEA" w:rsidRPr="00D15066" w14:paraId="22D2AB65" w14:textId="77777777" w:rsidTr="00627AE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</w:tcPr>
                <w:p w14:paraId="1CA337EA" w14:textId="67BE462C" w:rsidR="00627AEA" w:rsidRPr="00D15066" w:rsidRDefault="00627AEA" w:rsidP="00627AEA">
                  <w:pPr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KPI report/export</w:t>
                  </w:r>
                </w:p>
              </w:tc>
              <w:tc>
                <w:tcPr>
                  <w:tcW w:w="6930" w:type="dxa"/>
                  <w:vAlign w:val="bottom"/>
                </w:tcPr>
                <w:p w14:paraId="3CA4C63A" w14:textId="0996FCF9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Xuất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cáo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cá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nhân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/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toàn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công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ty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ra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Google Sheets/PDF,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tháng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theo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thời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bất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kỳ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</w:tcPr>
                <w:p w14:paraId="18557E15" w14:textId="63BEEC83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2,50</w:t>
                  </w:r>
                </w:p>
              </w:tc>
            </w:tr>
            <w:tr w:rsidR="00627AEA" w:rsidRPr="00D15066" w14:paraId="74E8F93A" w14:textId="77777777" w:rsidTr="00627AE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</w:tcPr>
                <w:p w14:paraId="66D63D1C" w14:textId="56069690" w:rsidR="00627AEA" w:rsidRPr="00D15066" w:rsidRDefault="00627AEA" w:rsidP="00627AEA">
                  <w:pPr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Monthly lock &amp; HR Admin</w:t>
                  </w:r>
                </w:p>
              </w:tc>
              <w:tc>
                <w:tcPr>
                  <w:tcW w:w="6930" w:type="dxa"/>
                  <w:vAlign w:val="bottom"/>
                </w:tcPr>
                <w:p w14:paraId="43F355E8" w14:textId="55CAED59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Khóa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kỳ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chốt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bảng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phân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quyền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HR/Admin,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lưu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snapshot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sau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khi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khóa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</w:tcPr>
                <w:p w14:paraId="69336CFC" w14:textId="2E843CFA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2,50</w:t>
                  </w:r>
                </w:p>
              </w:tc>
            </w:tr>
            <w:tr w:rsidR="00627AEA" w:rsidRPr="00D15066" w14:paraId="3E0BE6C1" w14:textId="77777777" w:rsidTr="00627AEA">
              <w:trPr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5" w:type="dxa"/>
                  <w:vAlign w:val="bottom"/>
                </w:tcPr>
                <w:p w14:paraId="5710933C" w14:textId="650063C5" w:rsidR="00627AEA" w:rsidRPr="00D15066" w:rsidRDefault="00627AEA" w:rsidP="00627AEA">
                  <w:pPr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KPI notification &amp; audit</w:t>
                  </w:r>
                </w:p>
              </w:tc>
              <w:tc>
                <w:tcPr>
                  <w:tcW w:w="6930" w:type="dxa"/>
                  <w:vAlign w:val="bottom"/>
                </w:tcPr>
                <w:p w14:paraId="31ED4D19" w14:textId="5B0060BF" w:rsidR="00627AEA" w:rsidRPr="00D15066" w:rsidRDefault="00627AEA" w:rsidP="00627A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Thông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báo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điểm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bất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thường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/task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trễ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, log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thay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đổi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cấu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hình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KPI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và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15066">
                    <w:rPr>
                      <w:color w:val="111827"/>
                      <w:sz w:val="18"/>
                      <w:szCs w:val="18"/>
                    </w:rPr>
                    <w:t>lịch</w:t>
                  </w:r>
                  <w:proofErr w:type="spellEnd"/>
                  <w:r w:rsidRPr="00D15066">
                    <w:rPr>
                      <w:color w:val="111827"/>
                      <w:sz w:val="18"/>
                      <w:szCs w:val="18"/>
                    </w:rPr>
                    <w:t xml:space="preserve"> sử export.</w:t>
                  </w:r>
                </w:p>
              </w:tc>
              <w:tc>
                <w:tcPr>
                  <w:tcW w:w="990" w:type="dxa"/>
                  <w:gridSpan w:val="2"/>
                  <w:noWrap/>
                  <w:vAlign w:val="bottom"/>
                </w:tcPr>
                <w:p w14:paraId="77B38BEC" w14:textId="2223FF11" w:rsidR="00627AEA" w:rsidRPr="00D15066" w:rsidRDefault="00627AEA" w:rsidP="00627AE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111827"/>
                      <w:sz w:val="18"/>
                      <w:szCs w:val="18"/>
                    </w:rPr>
                  </w:pPr>
                  <w:r w:rsidRPr="00D15066">
                    <w:rPr>
                      <w:color w:val="111827"/>
                      <w:sz w:val="18"/>
                      <w:szCs w:val="18"/>
                    </w:rPr>
                    <w:t>1,50</w:t>
                  </w:r>
                </w:p>
              </w:tc>
            </w:tr>
          </w:tbl>
          <w:p w14:paraId="6CEEDE3F" w14:textId="0060DC44" w:rsidR="00342214" w:rsidRPr="00D15066" w:rsidRDefault="00342214">
            <w:r w:rsidRPr="00D15066">
              <w:rPr>
                <w:sz w:val="18"/>
                <w:szCs w:val="18"/>
              </w:rP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26"/>
              <w:gridCol w:w="4827"/>
            </w:tblGrid>
            <w:tr w:rsidR="00342214" w:rsidRPr="00D15066" w14:paraId="760C290D" w14:textId="77777777" w:rsidTr="00342214">
              <w:tc>
                <w:tcPr>
                  <w:tcW w:w="4826" w:type="dxa"/>
                </w:tcPr>
                <w:p w14:paraId="536F5BF5" w14:textId="7FE5EFC6" w:rsidR="00342214" w:rsidRPr="00D15066" w:rsidRDefault="00342214">
                  <w:proofErr w:type="spellStart"/>
                  <w:r w:rsidRPr="00D15066">
                    <w:t>Tổng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số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tiền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cho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các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chức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năng</w:t>
                  </w:r>
                  <w:proofErr w:type="spellEnd"/>
                  <w:r w:rsidRPr="00D15066">
                    <w:t xml:space="preserve"> ở </w:t>
                  </w:r>
                  <w:proofErr w:type="spellStart"/>
                  <w:r w:rsidRPr="00D15066">
                    <w:t>trên</w:t>
                  </w:r>
                  <w:proofErr w:type="spellEnd"/>
                </w:p>
              </w:tc>
              <w:tc>
                <w:tcPr>
                  <w:tcW w:w="4827" w:type="dxa"/>
                </w:tcPr>
                <w:p w14:paraId="7227A5AF" w14:textId="5F22A10D" w:rsidR="00342214" w:rsidRPr="00D15066" w:rsidRDefault="00FD3747">
                  <w:pPr>
                    <w:rPr>
                      <w:b/>
                      <w:bCs/>
                    </w:rPr>
                  </w:pPr>
                  <w:r w:rsidRPr="00D15066">
                    <w:rPr>
                      <w:b/>
                      <w:bCs/>
                    </w:rPr>
                    <w:t>11</w:t>
                  </w:r>
                  <w:r w:rsidR="00342214" w:rsidRPr="00D15066">
                    <w:rPr>
                      <w:b/>
                      <w:bCs/>
                    </w:rPr>
                    <w:t>0,000,000 VNĐ</w:t>
                  </w:r>
                </w:p>
              </w:tc>
            </w:tr>
            <w:tr w:rsidR="00342214" w:rsidRPr="00D15066" w14:paraId="3E7EAB02" w14:textId="77777777" w:rsidTr="00F00508">
              <w:tc>
                <w:tcPr>
                  <w:tcW w:w="4826" w:type="dxa"/>
                  <w:vAlign w:val="center"/>
                </w:tcPr>
                <w:p w14:paraId="6DF90236" w14:textId="1E98D061" w:rsidR="00342214" w:rsidRPr="00D15066" w:rsidRDefault="00E401FB" w:rsidP="00342214">
                  <w:proofErr w:type="spellStart"/>
                  <w:r w:rsidRPr="00D15066">
                    <w:t>Xây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dựng</w:t>
                  </w:r>
                  <w:proofErr w:type="spellEnd"/>
                  <w:r w:rsidR="00342214" w:rsidRPr="00D15066">
                    <w:t xml:space="preserve"> </w:t>
                  </w:r>
                  <w:proofErr w:type="spellStart"/>
                  <w:r w:rsidR="00342214" w:rsidRPr="00D15066">
                    <w:t>lại</w:t>
                  </w:r>
                  <w:proofErr w:type="spellEnd"/>
                  <w:r w:rsidR="00342214" w:rsidRPr="00D15066">
                    <w:t xml:space="preserve"> web </w:t>
                  </w:r>
                  <w:proofErr w:type="spellStart"/>
                  <w:r w:rsidRPr="00D15066">
                    <w:rPr>
                      <w:b/>
                      <w:bCs/>
                    </w:rPr>
                    <w:t>N</w:t>
                  </w:r>
                  <w:r w:rsidR="00342214" w:rsidRPr="00D15066">
                    <w:rPr>
                      <w:b/>
                      <w:bCs/>
                    </w:rPr>
                    <w:t>icon</w:t>
                  </w:r>
                  <w:proofErr w:type="spellEnd"/>
                  <w:r w:rsidR="00342214" w:rsidRPr="00D15066">
                    <w:t xml:space="preserve"> + </w:t>
                  </w:r>
                  <w:proofErr w:type="spellStart"/>
                  <w:r w:rsidR="00342214" w:rsidRPr="00D15066">
                    <w:t>tích</w:t>
                  </w:r>
                  <w:proofErr w:type="spellEnd"/>
                  <w:r w:rsidR="00342214" w:rsidRPr="00D15066">
                    <w:t xml:space="preserve"> </w:t>
                  </w:r>
                  <w:proofErr w:type="spellStart"/>
                  <w:r w:rsidR="00342214" w:rsidRPr="00D15066">
                    <w:t>hợp</w:t>
                  </w:r>
                  <w:proofErr w:type="spellEnd"/>
                  <w:r w:rsidR="00342214" w:rsidRPr="00D15066">
                    <w:t xml:space="preserve"> </w:t>
                  </w:r>
                  <w:proofErr w:type="spellStart"/>
                  <w:r w:rsidR="00342214" w:rsidRPr="00D15066">
                    <w:t>vào</w:t>
                  </w:r>
                  <w:proofErr w:type="spellEnd"/>
                  <w:r w:rsidR="00342214" w:rsidRPr="00D15066">
                    <w:t xml:space="preserve"> </w:t>
                  </w:r>
                  <w:proofErr w:type="spellStart"/>
                  <w:r w:rsidRPr="00D15066">
                    <w:rPr>
                      <w:b/>
                      <w:bCs/>
                    </w:rPr>
                    <w:t>Nicon</w:t>
                  </w:r>
                  <w:proofErr w:type="spellEnd"/>
                  <w:r w:rsidR="00342214" w:rsidRPr="00D15066">
                    <w:t xml:space="preserve"> </w:t>
                  </w:r>
                  <w:proofErr w:type="spellStart"/>
                  <w:r w:rsidR="00342214" w:rsidRPr="00D15066">
                    <w:t>mới</w:t>
                  </w:r>
                  <w:proofErr w:type="spellEnd"/>
                </w:p>
              </w:tc>
              <w:tc>
                <w:tcPr>
                  <w:tcW w:w="4827" w:type="dxa"/>
                </w:tcPr>
                <w:p w14:paraId="04D6C636" w14:textId="67A822B0" w:rsidR="00342214" w:rsidRPr="00D15066" w:rsidRDefault="00342214" w:rsidP="00342214">
                  <w:pPr>
                    <w:rPr>
                      <w:b/>
                      <w:bCs/>
                    </w:rPr>
                  </w:pPr>
                  <w:r w:rsidRPr="00D15066">
                    <w:rPr>
                      <w:b/>
                      <w:bCs/>
                    </w:rPr>
                    <w:t>10,000,000 VNĐ</w:t>
                  </w:r>
                </w:p>
              </w:tc>
            </w:tr>
            <w:tr w:rsidR="006E5C10" w:rsidRPr="00D15066" w14:paraId="76B69EF3" w14:textId="77777777" w:rsidTr="00F00508">
              <w:tc>
                <w:tcPr>
                  <w:tcW w:w="4826" w:type="dxa"/>
                  <w:vAlign w:val="center"/>
                </w:tcPr>
                <w:p w14:paraId="7DB78DFD" w14:textId="451026F3" w:rsidR="006E5C10" w:rsidRPr="00D15066" w:rsidRDefault="006E5C10" w:rsidP="00342214">
                  <w:pPr>
                    <w:rPr>
                      <w:lang w:val="vi-VN"/>
                    </w:rPr>
                  </w:pPr>
                  <w:proofErr w:type="spellStart"/>
                  <w:r w:rsidRPr="00D15066">
                    <w:t>Bổ</w:t>
                  </w:r>
                  <w:proofErr w:type="spellEnd"/>
                  <w:r w:rsidRPr="00D15066">
                    <w:rPr>
                      <w:lang w:val="vi-VN"/>
                    </w:rPr>
                    <w:t xml:space="preserve"> sung phần KPI Tự động</w:t>
                  </w:r>
                </w:p>
              </w:tc>
              <w:tc>
                <w:tcPr>
                  <w:tcW w:w="4827" w:type="dxa"/>
                </w:tcPr>
                <w:p w14:paraId="05CF2477" w14:textId="3177CE50" w:rsidR="006E5C10" w:rsidRPr="00D15066" w:rsidRDefault="00A85F1E" w:rsidP="00342214">
                  <w:pPr>
                    <w:rPr>
                      <w:b/>
                      <w:bCs/>
                      <w:lang w:val="vi-VN"/>
                    </w:rPr>
                  </w:pPr>
                  <w:r w:rsidRPr="00D15066">
                    <w:rPr>
                      <w:b/>
                      <w:bCs/>
                    </w:rPr>
                    <w:t>20</w:t>
                  </w:r>
                  <w:r w:rsidRPr="00D15066">
                    <w:rPr>
                      <w:b/>
                      <w:bCs/>
                      <w:lang w:val="vi-VN"/>
                    </w:rPr>
                    <w:t xml:space="preserve">,000,000 </w:t>
                  </w:r>
                  <w:r w:rsidRPr="00D15066">
                    <w:rPr>
                      <w:b/>
                      <w:bCs/>
                    </w:rPr>
                    <w:t>VNĐ</w:t>
                  </w:r>
                </w:p>
              </w:tc>
            </w:tr>
            <w:tr w:rsidR="00342214" w:rsidRPr="00D15066" w14:paraId="6E0D0E20" w14:textId="77777777" w:rsidTr="00F00508">
              <w:tc>
                <w:tcPr>
                  <w:tcW w:w="4826" w:type="dxa"/>
                  <w:vAlign w:val="center"/>
                </w:tcPr>
                <w:p w14:paraId="317703B9" w14:textId="6DB65B60" w:rsidR="00342214" w:rsidRPr="00D15066" w:rsidRDefault="00342214" w:rsidP="00342214">
                  <w:pPr>
                    <w:jc w:val="right"/>
                  </w:pPr>
                  <w:proofErr w:type="spellStart"/>
                  <w:r w:rsidRPr="00D15066">
                    <w:t>Tổng</w:t>
                  </w:r>
                  <w:proofErr w:type="spellEnd"/>
                  <w:r w:rsidRPr="00D15066">
                    <w:t xml:space="preserve"> </w:t>
                  </w:r>
                  <w:proofErr w:type="spellStart"/>
                  <w:r w:rsidRPr="00D15066">
                    <w:t>cộng</w:t>
                  </w:r>
                  <w:proofErr w:type="spellEnd"/>
                </w:p>
              </w:tc>
              <w:tc>
                <w:tcPr>
                  <w:tcW w:w="4827" w:type="dxa"/>
                </w:tcPr>
                <w:p w14:paraId="3DD6A1E1" w14:textId="03C6A944" w:rsidR="00342214" w:rsidRPr="00D15066" w:rsidRDefault="00FD3747" w:rsidP="00342214">
                  <w:pPr>
                    <w:rPr>
                      <w:b/>
                      <w:bCs/>
                    </w:rPr>
                  </w:pPr>
                  <w:r w:rsidRPr="00D15066">
                    <w:rPr>
                      <w:b/>
                      <w:bCs/>
                    </w:rPr>
                    <w:t>14</w:t>
                  </w:r>
                  <w:r w:rsidR="00342214" w:rsidRPr="00D15066">
                    <w:rPr>
                      <w:b/>
                      <w:bCs/>
                    </w:rPr>
                    <w:t>0,000,000 VNĐ</w:t>
                  </w:r>
                </w:p>
              </w:tc>
            </w:tr>
          </w:tbl>
          <w:p w14:paraId="2997F1C1" w14:textId="7E58CCE1" w:rsidR="003C6A7A" w:rsidRPr="00D15066" w:rsidRDefault="00342214">
            <w:pPr>
              <w:rPr>
                <w:sz w:val="16"/>
                <w:szCs w:val="16"/>
              </w:rPr>
            </w:pPr>
            <w:r w:rsidRPr="00D15066">
              <w:rPr>
                <w:sz w:val="16"/>
                <w:szCs w:val="16"/>
              </w:rPr>
              <w:br/>
            </w:r>
          </w:p>
        </w:tc>
      </w:tr>
      <w:tr w:rsidR="003C6A7A" w:rsidRPr="00D15066" w14:paraId="79B537A4" w14:textId="77777777" w:rsidTr="00DC6037">
        <w:trPr>
          <w:trHeight w:val="710"/>
        </w:trPr>
        <w:tc>
          <w:tcPr>
            <w:tcW w:w="360" w:type="dxa"/>
            <w:vAlign w:val="center"/>
          </w:tcPr>
          <w:p w14:paraId="4FE976EB" w14:textId="0DF5ECB0" w:rsidR="003C6A7A" w:rsidRPr="00D15066" w:rsidRDefault="003C7832">
            <w:pPr>
              <w:jc w:val="center"/>
            </w:pPr>
            <w:r w:rsidRPr="00D15066">
              <w:lastRenderedPageBreak/>
              <w:t>2</w:t>
            </w:r>
          </w:p>
        </w:tc>
        <w:tc>
          <w:tcPr>
            <w:tcW w:w="908" w:type="dxa"/>
            <w:vAlign w:val="center"/>
          </w:tcPr>
          <w:p w14:paraId="4A83E76B" w14:textId="77777777" w:rsidR="003C6A7A" w:rsidRPr="00D15066" w:rsidRDefault="005703C0">
            <w:r w:rsidRPr="00D15066">
              <w:rPr>
                <w:b/>
              </w:rPr>
              <w:t xml:space="preserve">Bảo </w:t>
            </w:r>
            <w:proofErr w:type="spellStart"/>
            <w:r w:rsidRPr="00D15066">
              <w:rPr>
                <w:b/>
              </w:rPr>
              <w:t>trì</w:t>
            </w:r>
            <w:proofErr w:type="spellEnd"/>
          </w:p>
        </w:tc>
        <w:tc>
          <w:tcPr>
            <w:tcW w:w="9884" w:type="dxa"/>
            <w:vAlign w:val="center"/>
          </w:tcPr>
          <w:p w14:paraId="4151C9BD" w14:textId="77777777" w:rsidR="003C6A7A" w:rsidRPr="00D15066" w:rsidRDefault="005703C0" w:rsidP="00B07025">
            <w:proofErr w:type="spellStart"/>
            <w:r w:rsidRPr="00D15066">
              <w:t>Miễn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phí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trong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thời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gian</w:t>
            </w:r>
            <w:proofErr w:type="spellEnd"/>
            <w:r w:rsidRPr="00D15066">
              <w:t xml:space="preserve"> 6 </w:t>
            </w:r>
            <w:proofErr w:type="spellStart"/>
            <w:proofErr w:type="gramStart"/>
            <w:r w:rsidRPr="00D15066">
              <w:t>tháng</w:t>
            </w:r>
            <w:proofErr w:type="spellEnd"/>
            <w:r w:rsidRPr="00D15066">
              <w:t xml:space="preserve">( </w:t>
            </w:r>
            <w:proofErr w:type="spellStart"/>
            <w:r w:rsidRPr="00D15066">
              <w:t>chỉ</w:t>
            </w:r>
            <w:proofErr w:type="spellEnd"/>
            <w:proofErr w:type="gramEnd"/>
            <w:r w:rsidRPr="00D15066">
              <w:t xml:space="preserve"> </w:t>
            </w:r>
            <w:proofErr w:type="spellStart"/>
            <w:r w:rsidRPr="00D15066">
              <w:t>bảo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trì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nếu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có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bất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kì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các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lỗi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liên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quan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đến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chức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năng</w:t>
            </w:r>
            <w:proofErr w:type="spellEnd"/>
            <w:r w:rsidRPr="00D15066">
              <w:t xml:space="preserve"> </w:t>
            </w:r>
            <w:proofErr w:type="spellStart"/>
            <w:proofErr w:type="gramStart"/>
            <w:r w:rsidRPr="00D15066">
              <w:t>trên</w:t>
            </w:r>
            <w:proofErr w:type="spellEnd"/>
            <w:r w:rsidRPr="00D15066">
              <w:t xml:space="preserve"> ,</w:t>
            </w:r>
            <w:proofErr w:type="gramEnd"/>
            <w:r w:rsidRPr="00D15066">
              <w:t xml:space="preserve"> </w:t>
            </w:r>
            <w:proofErr w:type="spellStart"/>
            <w:r w:rsidRPr="00D15066">
              <w:t>nếu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có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thay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đổi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khi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đã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đóng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hợp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đồng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sẽ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thu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phí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thêm</w:t>
            </w:r>
            <w:proofErr w:type="spellEnd"/>
            <w:r w:rsidRPr="00D15066">
              <w:t xml:space="preserve">) </w:t>
            </w:r>
          </w:p>
        </w:tc>
      </w:tr>
      <w:tr w:rsidR="003C6A7A" w:rsidRPr="00D15066" w14:paraId="73B13474" w14:textId="77777777" w:rsidTr="00DC6037">
        <w:trPr>
          <w:trHeight w:val="980"/>
        </w:trPr>
        <w:tc>
          <w:tcPr>
            <w:tcW w:w="360" w:type="dxa"/>
            <w:vAlign w:val="center"/>
          </w:tcPr>
          <w:p w14:paraId="38248291" w14:textId="614186D9" w:rsidR="003C6A7A" w:rsidRPr="00D15066" w:rsidRDefault="003C7832">
            <w:pPr>
              <w:jc w:val="center"/>
            </w:pPr>
            <w:r w:rsidRPr="00D15066">
              <w:t>3</w:t>
            </w:r>
          </w:p>
        </w:tc>
        <w:tc>
          <w:tcPr>
            <w:tcW w:w="908" w:type="dxa"/>
            <w:vAlign w:val="center"/>
          </w:tcPr>
          <w:p w14:paraId="6BB1D568" w14:textId="77777777" w:rsidR="003C6A7A" w:rsidRPr="00D15066" w:rsidRDefault="005703C0">
            <w:proofErr w:type="spellStart"/>
            <w:r w:rsidRPr="00D15066">
              <w:rPr>
                <w:b/>
              </w:rPr>
              <w:t>Hướng</w:t>
            </w:r>
            <w:proofErr w:type="spellEnd"/>
            <w:r w:rsidRPr="00D15066">
              <w:rPr>
                <w:b/>
              </w:rPr>
              <w:t xml:space="preserve"> </w:t>
            </w:r>
            <w:proofErr w:type="spellStart"/>
            <w:r w:rsidRPr="00D15066">
              <w:rPr>
                <w:b/>
              </w:rPr>
              <w:t>dẫn</w:t>
            </w:r>
            <w:proofErr w:type="spellEnd"/>
            <w:r w:rsidRPr="00D15066">
              <w:rPr>
                <w:b/>
              </w:rPr>
              <w:t xml:space="preserve"> </w:t>
            </w:r>
            <w:proofErr w:type="spellStart"/>
            <w:r w:rsidRPr="00D15066">
              <w:rPr>
                <w:b/>
              </w:rPr>
              <w:t>vận</w:t>
            </w:r>
            <w:proofErr w:type="spellEnd"/>
            <w:r w:rsidRPr="00D15066">
              <w:rPr>
                <w:b/>
              </w:rPr>
              <w:t xml:space="preserve"> </w:t>
            </w:r>
            <w:proofErr w:type="spellStart"/>
            <w:r w:rsidRPr="00D15066">
              <w:rPr>
                <w:b/>
              </w:rPr>
              <w:t>hành</w:t>
            </w:r>
            <w:proofErr w:type="spellEnd"/>
            <w:r w:rsidRPr="00D15066">
              <w:rPr>
                <w:b/>
              </w:rPr>
              <w:t xml:space="preserve"> website</w:t>
            </w:r>
          </w:p>
        </w:tc>
        <w:tc>
          <w:tcPr>
            <w:tcW w:w="9884" w:type="dxa"/>
            <w:vAlign w:val="center"/>
          </w:tcPr>
          <w:p w14:paraId="2054E3BB" w14:textId="77777777" w:rsidR="003C6A7A" w:rsidRPr="00D15066" w:rsidRDefault="005703C0" w:rsidP="00B07025">
            <w:proofErr w:type="spellStart"/>
            <w:r w:rsidRPr="00D15066">
              <w:t>Hướng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dẫn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cập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nhật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nội</w:t>
            </w:r>
            <w:proofErr w:type="spellEnd"/>
            <w:r w:rsidRPr="00D15066">
              <w:t xml:space="preserve"> dung </w:t>
            </w:r>
            <w:proofErr w:type="spellStart"/>
            <w:r w:rsidRPr="00D15066">
              <w:t>và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sử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dụng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các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chức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năng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trong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suốt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thời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gian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sử</w:t>
            </w:r>
            <w:proofErr w:type="spellEnd"/>
            <w:r w:rsidRPr="00D15066">
              <w:t xml:space="preserve"> </w:t>
            </w:r>
            <w:proofErr w:type="spellStart"/>
            <w:r w:rsidRPr="00D15066">
              <w:t>dụng</w:t>
            </w:r>
            <w:proofErr w:type="spellEnd"/>
            <w:r w:rsidRPr="00D15066">
              <w:t xml:space="preserve"> web.</w:t>
            </w:r>
          </w:p>
        </w:tc>
      </w:tr>
      <w:tr w:rsidR="003C6A7A" w:rsidRPr="00D15066" w14:paraId="5E07614A" w14:textId="77777777" w:rsidTr="00DC6037">
        <w:trPr>
          <w:trHeight w:val="467"/>
        </w:trPr>
        <w:tc>
          <w:tcPr>
            <w:tcW w:w="360" w:type="dxa"/>
            <w:vAlign w:val="center"/>
          </w:tcPr>
          <w:p w14:paraId="703636D5" w14:textId="6DB96B5C" w:rsidR="003C6A7A" w:rsidRPr="00D15066" w:rsidRDefault="003C7832">
            <w:pPr>
              <w:jc w:val="center"/>
            </w:pPr>
            <w:r w:rsidRPr="00D15066">
              <w:t>4</w:t>
            </w:r>
          </w:p>
        </w:tc>
        <w:tc>
          <w:tcPr>
            <w:tcW w:w="908" w:type="dxa"/>
            <w:vAlign w:val="center"/>
          </w:tcPr>
          <w:p w14:paraId="6AE26A69" w14:textId="77777777" w:rsidR="003C6A7A" w:rsidRPr="00D15066" w:rsidRDefault="005703C0">
            <w:proofErr w:type="spellStart"/>
            <w:r w:rsidRPr="00D15066">
              <w:rPr>
                <w:b/>
              </w:rPr>
              <w:t>Tổng</w:t>
            </w:r>
            <w:proofErr w:type="spellEnd"/>
            <w:r w:rsidRPr="00D15066">
              <w:rPr>
                <w:b/>
              </w:rPr>
              <w:t xml:space="preserve"> </w:t>
            </w:r>
            <w:proofErr w:type="spellStart"/>
            <w:r w:rsidRPr="00D15066">
              <w:rPr>
                <w:b/>
              </w:rPr>
              <w:t>cộng</w:t>
            </w:r>
            <w:proofErr w:type="spellEnd"/>
          </w:p>
        </w:tc>
        <w:tc>
          <w:tcPr>
            <w:tcW w:w="9884" w:type="dxa"/>
            <w:vAlign w:val="center"/>
          </w:tcPr>
          <w:p w14:paraId="0B1920AE" w14:textId="1D5ADC69" w:rsidR="003C6A7A" w:rsidRPr="00D15066" w:rsidRDefault="00E34F0C">
            <w:r w:rsidRPr="00D15066">
              <w:rPr>
                <w:b/>
                <w:i/>
              </w:rPr>
              <w:t>14</w:t>
            </w:r>
            <w:r w:rsidR="00D91388" w:rsidRPr="00D15066">
              <w:rPr>
                <w:b/>
                <w:i/>
              </w:rPr>
              <w:t>0.0</w:t>
            </w:r>
            <w:r w:rsidR="009935D9" w:rsidRPr="00D15066">
              <w:rPr>
                <w:b/>
                <w:i/>
              </w:rPr>
              <w:t>0</w:t>
            </w:r>
            <w:r w:rsidR="005443BD" w:rsidRPr="00D15066">
              <w:rPr>
                <w:b/>
                <w:i/>
              </w:rPr>
              <w:t>0.000</w:t>
            </w:r>
          </w:p>
        </w:tc>
      </w:tr>
    </w:tbl>
    <w:p w14:paraId="5C2C48EB" w14:textId="44DCD0FE" w:rsidR="003C6A7A" w:rsidRPr="00D15066" w:rsidRDefault="005703C0">
      <w:pPr>
        <w:tabs>
          <w:tab w:val="left" w:pos="8460"/>
        </w:tabs>
        <w:spacing w:before="120"/>
        <w:ind w:left="1022"/>
        <w:rPr>
          <w:sz w:val="26"/>
          <w:szCs w:val="26"/>
        </w:rPr>
      </w:pPr>
      <w:r w:rsidRPr="00D15066">
        <w:rPr>
          <w:i/>
          <w:sz w:val="26"/>
          <w:szCs w:val="26"/>
        </w:rPr>
        <w:t xml:space="preserve">Chi </w:t>
      </w:r>
      <w:proofErr w:type="spellStart"/>
      <w:r w:rsidRPr="00D15066">
        <w:rPr>
          <w:i/>
          <w:sz w:val="26"/>
          <w:szCs w:val="26"/>
        </w:rPr>
        <w:t>phí</w:t>
      </w:r>
      <w:proofErr w:type="spellEnd"/>
      <w:r w:rsidRPr="00D15066">
        <w:rPr>
          <w:i/>
          <w:sz w:val="26"/>
          <w:szCs w:val="26"/>
        </w:rPr>
        <w:t xml:space="preserve"> </w:t>
      </w:r>
      <w:proofErr w:type="spellStart"/>
      <w:r w:rsidRPr="00D15066">
        <w:rPr>
          <w:i/>
          <w:sz w:val="26"/>
          <w:szCs w:val="26"/>
        </w:rPr>
        <w:t>bằng</w:t>
      </w:r>
      <w:proofErr w:type="spellEnd"/>
      <w:r w:rsidRPr="00D15066">
        <w:rPr>
          <w:i/>
          <w:sz w:val="26"/>
          <w:szCs w:val="26"/>
        </w:rPr>
        <w:t xml:space="preserve"> </w:t>
      </w:r>
      <w:proofErr w:type="spellStart"/>
      <w:r w:rsidRPr="00D15066">
        <w:rPr>
          <w:i/>
          <w:sz w:val="26"/>
          <w:szCs w:val="26"/>
        </w:rPr>
        <w:t>chữ</w:t>
      </w:r>
      <w:proofErr w:type="spellEnd"/>
      <w:r w:rsidRPr="00D15066">
        <w:rPr>
          <w:i/>
          <w:sz w:val="26"/>
          <w:szCs w:val="26"/>
        </w:rPr>
        <w:t xml:space="preserve">: </w:t>
      </w:r>
      <w:proofErr w:type="spellStart"/>
      <w:r w:rsidR="00545C8D" w:rsidRPr="00D15066">
        <w:rPr>
          <w:i/>
          <w:sz w:val="26"/>
          <w:szCs w:val="26"/>
        </w:rPr>
        <w:t>một</w:t>
      </w:r>
      <w:proofErr w:type="spellEnd"/>
      <w:r w:rsidR="00545C8D" w:rsidRPr="00D15066">
        <w:rPr>
          <w:i/>
          <w:sz w:val="26"/>
          <w:szCs w:val="26"/>
        </w:rPr>
        <w:t xml:space="preserve"> </w:t>
      </w:r>
      <w:proofErr w:type="spellStart"/>
      <w:r w:rsidR="00545C8D" w:rsidRPr="00D15066">
        <w:rPr>
          <w:i/>
          <w:sz w:val="26"/>
          <w:szCs w:val="26"/>
        </w:rPr>
        <w:t>trăm</w:t>
      </w:r>
      <w:proofErr w:type="spellEnd"/>
      <w:r w:rsidR="00545C8D" w:rsidRPr="00D15066">
        <w:rPr>
          <w:i/>
          <w:sz w:val="26"/>
          <w:szCs w:val="26"/>
        </w:rPr>
        <w:t xml:space="preserve"> </w:t>
      </w:r>
      <w:proofErr w:type="spellStart"/>
      <w:r w:rsidR="00545C8D" w:rsidRPr="00D15066">
        <w:rPr>
          <w:i/>
          <w:sz w:val="26"/>
          <w:szCs w:val="26"/>
        </w:rPr>
        <w:t>tám</w:t>
      </w:r>
      <w:proofErr w:type="spellEnd"/>
      <w:r w:rsidR="00545C8D" w:rsidRPr="00D15066">
        <w:rPr>
          <w:i/>
          <w:sz w:val="26"/>
          <w:szCs w:val="26"/>
        </w:rPr>
        <w:t xml:space="preserve"> </w:t>
      </w:r>
      <w:proofErr w:type="spellStart"/>
      <w:r w:rsidR="00545C8D" w:rsidRPr="00D15066">
        <w:rPr>
          <w:i/>
          <w:sz w:val="26"/>
          <w:szCs w:val="26"/>
        </w:rPr>
        <w:t>mươi</w:t>
      </w:r>
      <w:proofErr w:type="spellEnd"/>
      <w:r w:rsidR="00A604A9" w:rsidRPr="00D15066">
        <w:rPr>
          <w:i/>
          <w:sz w:val="26"/>
          <w:szCs w:val="26"/>
        </w:rPr>
        <w:t xml:space="preserve"> </w:t>
      </w:r>
      <w:proofErr w:type="spellStart"/>
      <w:r w:rsidR="00A604A9" w:rsidRPr="00D15066">
        <w:rPr>
          <w:i/>
          <w:sz w:val="26"/>
          <w:szCs w:val="26"/>
        </w:rPr>
        <w:t>triệu</w:t>
      </w:r>
      <w:proofErr w:type="spellEnd"/>
      <w:r w:rsidR="00A604A9" w:rsidRPr="00D15066">
        <w:rPr>
          <w:i/>
          <w:sz w:val="26"/>
          <w:szCs w:val="26"/>
        </w:rPr>
        <w:t xml:space="preserve"> </w:t>
      </w:r>
      <w:proofErr w:type="spellStart"/>
      <w:r w:rsidRPr="00D15066">
        <w:rPr>
          <w:i/>
          <w:sz w:val="26"/>
          <w:szCs w:val="26"/>
        </w:rPr>
        <w:t>đồng</w:t>
      </w:r>
      <w:proofErr w:type="spellEnd"/>
      <w:r w:rsidRPr="00D15066">
        <w:rPr>
          <w:i/>
          <w:sz w:val="26"/>
          <w:szCs w:val="26"/>
        </w:rPr>
        <w:t>.</w:t>
      </w:r>
    </w:p>
    <w:p w14:paraId="29F654EF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6A252E70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2F7361D2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787C74AD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59950450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44D34774" w14:textId="77777777" w:rsidR="003C6A7A" w:rsidRPr="00D15066" w:rsidRDefault="003C6A7A">
      <w:pPr>
        <w:tabs>
          <w:tab w:val="left" w:pos="8460"/>
        </w:tabs>
        <w:rPr>
          <w:sz w:val="22"/>
          <w:szCs w:val="22"/>
        </w:rPr>
      </w:pPr>
    </w:p>
    <w:p w14:paraId="78691789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72B8E046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2: THỜI GIAN THỰC HIỆN.</w:t>
      </w:r>
    </w:p>
    <w:p w14:paraId="3980C0DC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r w:rsidRPr="00D15066">
        <w:rPr>
          <w:b/>
          <w:sz w:val="26"/>
          <w:szCs w:val="26"/>
        </w:rPr>
        <w:lastRenderedPageBreak/>
        <w:t xml:space="preserve">     2.1. </w:t>
      </w:r>
      <w:proofErr w:type="spellStart"/>
      <w:r w:rsidRPr="00D15066">
        <w:rPr>
          <w:sz w:val="28"/>
          <w:szCs w:val="28"/>
        </w:rPr>
        <w:t>Bản</w:t>
      </w:r>
      <w:proofErr w:type="spellEnd"/>
      <w:r w:rsidRPr="00D15066">
        <w:rPr>
          <w:sz w:val="28"/>
          <w:szCs w:val="28"/>
        </w:rPr>
        <w:t xml:space="preserve"> Demo </w:t>
      </w:r>
      <w:proofErr w:type="gramStart"/>
      <w:r w:rsidRPr="00D15066">
        <w:rPr>
          <w:sz w:val="28"/>
          <w:szCs w:val="28"/>
        </w:rPr>
        <w:t xml:space="preserve">( </w:t>
      </w:r>
      <w:proofErr w:type="spellStart"/>
      <w:r w:rsidRPr="00D15066">
        <w:rPr>
          <w:sz w:val="28"/>
          <w:szCs w:val="28"/>
        </w:rPr>
        <w:t>mẫu</w:t>
      </w:r>
      <w:proofErr w:type="spellEnd"/>
      <w:proofErr w:type="gramEnd"/>
      <w:r w:rsidRPr="00D15066">
        <w:rPr>
          <w:sz w:val="28"/>
          <w:szCs w:val="28"/>
        </w:rPr>
        <w:t xml:space="preserve"> </w:t>
      </w:r>
      <w:proofErr w:type="gramStart"/>
      <w:r w:rsidRPr="00D15066">
        <w:rPr>
          <w:sz w:val="28"/>
          <w:szCs w:val="28"/>
        </w:rPr>
        <w:t>website )</w:t>
      </w:r>
      <w:proofErr w:type="gramEnd"/>
      <w:r w:rsidRPr="00D15066">
        <w:rPr>
          <w:sz w:val="28"/>
          <w:szCs w:val="28"/>
        </w:rPr>
        <w:t xml:space="preserve">: </w:t>
      </w:r>
      <w:proofErr w:type="spellStart"/>
      <w:r w:rsidRPr="00D15066">
        <w:rPr>
          <w:sz w:val="28"/>
          <w:szCs w:val="28"/>
        </w:rPr>
        <w:t>Đã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được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A </w:t>
      </w:r>
      <w:proofErr w:type="spellStart"/>
      <w:r w:rsidRPr="00D15066">
        <w:rPr>
          <w:sz w:val="28"/>
          <w:szCs w:val="28"/>
        </w:rPr>
        <w:t>xây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dựng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mẫu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hoặc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mẫu</w:t>
      </w:r>
      <w:proofErr w:type="spellEnd"/>
      <w:r w:rsidRPr="00D15066">
        <w:rPr>
          <w:sz w:val="28"/>
          <w:szCs w:val="28"/>
        </w:rPr>
        <w:t xml:space="preserve"> website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B </w:t>
      </w:r>
      <w:proofErr w:type="spellStart"/>
      <w:r w:rsidRPr="00D15066">
        <w:rPr>
          <w:sz w:val="28"/>
          <w:szCs w:val="28"/>
        </w:rPr>
        <w:t>đã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chọn</w:t>
      </w:r>
      <w:proofErr w:type="spellEnd"/>
      <w:r w:rsidRPr="00D15066">
        <w:rPr>
          <w:sz w:val="28"/>
          <w:szCs w:val="28"/>
        </w:rPr>
        <w:t>.</w:t>
      </w:r>
    </w:p>
    <w:p w14:paraId="1B739343" w14:textId="3DE565CA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r w:rsidRPr="00D15066">
        <w:rPr>
          <w:sz w:val="28"/>
          <w:szCs w:val="28"/>
        </w:rPr>
        <w:t xml:space="preserve">    </w:t>
      </w:r>
      <w:r w:rsidRPr="00D15066">
        <w:rPr>
          <w:b/>
          <w:sz w:val="26"/>
          <w:szCs w:val="26"/>
        </w:rPr>
        <w:t xml:space="preserve">2.2.  </w:t>
      </w:r>
      <w:r w:rsidRPr="00D15066">
        <w:rPr>
          <w:sz w:val="28"/>
          <w:szCs w:val="28"/>
        </w:rPr>
        <w:t xml:space="preserve">Hai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sẽ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tiến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hành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thống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nhất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giao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diện</w:t>
      </w:r>
      <w:proofErr w:type="spellEnd"/>
      <w:r w:rsidRPr="00D15066">
        <w:rPr>
          <w:sz w:val="28"/>
          <w:szCs w:val="28"/>
        </w:rPr>
        <w:t xml:space="preserve"> demo website </w:t>
      </w:r>
      <w:proofErr w:type="spellStart"/>
      <w:r w:rsidRPr="00D15066">
        <w:rPr>
          <w:sz w:val="28"/>
          <w:szCs w:val="28"/>
        </w:rPr>
        <w:t>dựa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trên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bản</w:t>
      </w:r>
      <w:proofErr w:type="spellEnd"/>
      <w:r w:rsidRPr="00D15066">
        <w:rPr>
          <w:sz w:val="28"/>
          <w:szCs w:val="28"/>
        </w:rPr>
        <w:t xml:space="preserve"> demo</w:t>
      </w:r>
      <w:r w:rsidR="004B0EF0"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trên</w:t>
      </w:r>
      <w:proofErr w:type="spellEnd"/>
      <w:r w:rsidRPr="00D15066">
        <w:rPr>
          <w:sz w:val="28"/>
          <w:szCs w:val="28"/>
        </w:rPr>
        <w:t>.</w:t>
      </w:r>
    </w:p>
    <w:p w14:paraId="3BE534ED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r w:rsidRPr="00D15066">
        <w:rPr>
          <w:b/>
          <w:sz w:val="26"/>
          <w:szCs w:val="26"/>
        </w:rPr>
        <w:t xml:space="preserve">    2.3.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B </w:t>
      </w:r>
      <w:proofErr w:type="spellStart"/>
      <w:r w:rsidRPr="00D15066">
        <w:rPr>
          <w:sz w:val="28"/>
          <w:szCs w:val="28"/>
        </w:rPr>
        <w:t>phải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cung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cấp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cho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A </w:t>
      </w:r>
      <w:proofErr w:type="spellStart"/>
      <w:r w:rsidRPr="00D15066">
        <w:rPr>
          <w:sz w:val="28"/>
          <w:szCs w:val="28"/>
        </w:rPr>
        <w:t>đầy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đủ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dữ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liệu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tài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liệu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mà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A </w:t>
      </w:r>
      <w:proofErr w:type="spellStart"/>
      <w:r w:rsidRPr="00D15066">
        <w:rPr>
          <w:sz w:val="28"/>
          <w:szCs w:val="28"/>
        </w:rPr>
        <w:t>yêu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cầu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cũng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như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có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trách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nhiệm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hợp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tác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giải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đáp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tất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cả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những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thắc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mắc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của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A </w:t>
      </w:r>
      <w:proofErr w:type="spellStart"/>
      <w:r w:rsidRPr="00D15066">
        <w:rPr>
          <w:sz w:val="28"/>
          <w:szCs w:val="28"/>
        </w:rPr>
        <w:t>trong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quá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trình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thiết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kế</w:t>
      </w:r>
      <w:proofErr w:type="spellEnd"/>
      <w:r w:rsidRPr="00D15066">
        <w:rPr>
          <w:sz w:val="28"/>
          <w:szCs w:val="28"/>
        </w:rPr>
        <w:t xml:space="preserve">. </w:t>
      </w:r>
    </w:p>
    <w:p w14:paraId="632C3BCA" w14:textId="5A8146FF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r w:rsidRPr="00D15066">
        <w:rPr>
          <w:b/>
          <w:sz w:val="26"/>
          <w:szCs w:val="26"/>
        </w:rPr>
        <w:t xml:space="preserve">   2.4.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A </w:t>
      </w:r>
      <w:proofErr w:type="spellStart"/>
      <w:r w:rsidRPr="00D15066">
        <w:rPr>
          <w:sz w:val="28"/>
          <w:szCs w:val="28"/>
        </w:rPr>
        <w:t>có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trách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nhiệm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bàn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giao</w:t>
      </w:r>
      <w:proofErr w:type="spellEnd"/>
      <w:r w:rsidRPr="00D15066">
        <w:rPr>
          <w:sz w:val="28"/>
          <w:szCs w:val="28"/>
        </w:rPr>
        <w:t xml:space="preserve"> website </w:t>
      </w:r>
      <w:proofErr w:type="spellStart"/>
      <w:r w:rsidRPr="00D15066">
        <w:rPr>
          <w:sz w:val="28"/>
          <w:szCs w:val="28"/>
        </w:rPr>
        <w:t>trong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thời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gian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="00E44A25" w:rsidRPr="00D15066">
        <w:rPr>
          <w:sz w:val="28"/>
          <w:szCs w:val="28"/>
        </w:rPr>
        <w:t>từ</w:t>
      </w:r>
      <w:proofErr w:type="spellEnd"/>
      <w:r w:rsidR="00E44A25" w:rsidRPr="00D15066">
        <w:rPr>
          <w:sz w:val="28"/>
          <w:szCs w:val="28"/>
        </w:rPr>
        <w:t xml:space="preserve"> 5 </w:t>
      </w:r>
      <w:proofErr w:type="spellStart"/>
      <w:r w:rsidR="00E44A25" w:rsidRPr="00D15066">
        <w:rPr>
          <w:sz w:val="28"/>
          <w:szCs w:val="28"/>
        </w:rPr>
        <w:t>đến</w:t>
      </w:r>
      <w:proofErr w:type="spellEnd"/>
      <w:r w:rsidR="00E44A25" w:rsidRPr="00D15066">
        <w:rPr>
          <w:sz w:val="28"/>
          <w:szCs w:val="28"/>
        </w:rPr>
        <w:t xml:space="preserve"> 6 </w:t>
      </w:r>
      <w:proofErr w:type="spellStart"/>
      <w:r w:rsidR="00E44A25" w:rsidRPr="00D15066">
        <w:rPr>
          <w:sz w:val="28"/>
          <w:szCs w:val="28"/>
        </w:rPr>
        <w:t>tháng</w:t>
      </w:r>
      <w:proofErr w:type="spellEnd"/>
      <w:r w:rsidR="00E44A25" w:rsidRPr="00D15066">
        <w:rPr>
          <w:sz w:val="28"/>
          <w:szCs w:val="28"/>
        </w:rPr>
        <w:t xml:space="preserve"> </w:t>
      </w:r>
      <w:r w:rsidRPr="00D15066">
        <w:rPr>
          <w:sz w:val="28"/>
          <w:szCs w:val="28"/>
        </w:rPr>
        <w:t>(</w:t>
      </w:r>
      <w:proofErr w:type="spellStart"/>
      <w:r w:rsidRPr="00D15066">
        <w:rPr>
          <w:sz w:val="28"/>
          <w:szCs w:val="28"/>
        </w:rPr>
        <w:t>tùy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theo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mức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độ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phức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tạp</w:t>
      </w:r>
      <w:proofErr w:type="spellEnd"/>
      <w:r w:rsidR="00E44A25" w:rsidRPr="00D15066">
        <w:rPr>
          <w:sz w:val="28"/>
          <w:szCs w:val="28"/>
        </w:rPr>
        <w:t xml:space="preserve"> </w:t>
      </w:r>
      <w:proofErr w:type="spellStart"/>
      <w:r w:rsidR="00E44A25" w:rsidRPr="00D15066">
        <w:rPr>
          <w:sz w:val="28"/>
          <w:szCs w:val="28"/>
        </w:rPr>
        <w:t>và</w:t>
      </w:r>
      <w:proofErr w:type="spellEnd"/>
      <w:r w:rsidR="00E44A25" w:rsidRPr="00D15066">
        <w:rPr>
          <w:sz w:val="28"/>
          <w:szCs w:val="28"/>
        </w:rPr>
        <w:t xml:space="preserve"> </w:t>
      </w:r>
      <w:proofErr w:type="spellStart"/>
      <w:r w:rsidR="00E44A25" w:rsidRPr="00D15066">
        <w:rPr>
          <w:sz w:val="28"/>
          <w:szCs w:val="28"/>
        </w:rPr>
        <w:t>thay</w:t>
      </w:r>
      <w:proofErr w:type="spellEnd"/>
      <w:r w:rsidR="00E44A25" w:rsidRPr="00D15066">
        <w:rPr>
          <w:sz w:val="28"/>
          <w:szCs w:val="28"/>
        </w:rPr>
        <w:t xml:space="preserve"> </w:t>
      </w:r>
      <w:proofErr w:type="spellStart"/>
      <w:r w:rsidR="00E44A25" w:rsidRPr="00D15066">
        <w:rPr>
          <w:sz w:val="28"/>
          <w:szCs w:val="28"/>
        </w:rPr>
        <w:t>đổi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của</w:t>
      </w:r>
      <w:proofErr w:type="spellEnd"/>
      <w:r w:rsidRPr="00D15066">
        <w:rPr>
          <w:sz w:val="28"/>
          <w:szCs w:val="28"/>
        </w:rPr>
        <w:t xml:space="preserve"> website) </w:t>
      </w:r>
      <w:proofErr w:type="spellStart"/>
      <w:r w:rsidRPr="00D15066">
        <w:rPr>
          <w:sz w:val="28"/>
          <w:szCs w:val="28"/>
        </w:rPr>
        <w:t>trong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điều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kiện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bên</w:t>
      </w:r>
      <w:proofErr w:type="spellEnd"/>
      <w:r w:rsidRPr="00D15066">
        <w:rPr>
          <w:sz w:val="28"/>
          <w:szCs w:val="28"/>
        </w:rPr>
        <w:t xml:space="preserve"> B </w:t>
      </w:r>
      <w:proofErr w:type="spellStart"/>
      <w:r w:rsidRPr="00D15066">
        <w:rPr>
          <w:sz w:val="28"/>
          <w:szCs w:val="28"/>
        </w:rPr>
        <w:t>thực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hiện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đầy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đủ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thủ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tục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thanh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toán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và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cung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cấp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dữ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liệu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đầy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đủ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kịp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thời</w:t>
      </w:r>
      <w:proofErr w:type="spellEnd"/>
      <w:r w:rsidRPr="00D15066">
        <w:rPr>
          <w:sz w:val="28"/>
          <w:szCs w:val="28"/>
        </w:rPr>
        <w:t xml:space="preserve">, </w:t>
      </w:r>
      <w:proofErr w:type="spellStart"/>
      <w:r w:rsidRPr="00D15066">
        <w:rPr>
          <w:sz w:val="28"/>
          <w:szCs w:val="28"/>
        </w:rPr>
        <w:t>chính</w:t>
      </w:r>
      <w:proofErr w:type="spellEnd"/>
      <w:r w:rsidRPr="00D15066">
        <w:rPr>
          <w:sz w:val="28"/>
          <w:szCs w:val="28"/>
        </w:rPr>
        <w:t xml:space="preserve"> </w:t>
      </w:r>
      <w:proofErr w:type="spellStart"/>
      <w:r w:rsidRPr="00D15066">
        <w:rPr>
          <w:sz w:val="28"/>
          <w:szCs w:val="28"/>
        </w:rPr>
        <w:t>xác</w:t>
      </w:r>
      <w:proofErr w:type="spellEnd"/>
      <w:r w:rsidRPr="00D15066">
        <w:rPr>
          <w:sz w:val="28"/>
          <w:szCs w:val="28"/>
        </w:rPr>
        <w:t>.</w:t>
      </w:r>
    </w:p>
    <w:p w14:paraId="32FEB077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6FC49746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3: HÌNH THỨC THANH TOÁN.</w:t>
      </w:r>
    </w:p>
    <w:p w14:paraId="63EC54A9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7C78B760" w14:textId="77777777" w:rsidR="003C6A7A" w:rsidRPr="00D15066" w:rsidRDefault="005703C0">
      <w:pPr>
        <w:tabs>
          <w:tab w:val="left" w:pos="8460"/>
        </w:tabs>
        <w:ind w:left="720" w:hanging="360"/>
        <w:rPr>
          <w:sz w:val="26"/>
          <w:szCs w:val="26"/>
        </w:rPr>
      </w:pPr>
      <w:r w:rsidRPr="00D15066">
        <w:rPr>
          <w:b/>
          <w:sz w:val="26"/>
          <w:szCs w:val="26"/>
        </w:rPr>
        <w:t xml:space="preserve">3.1. </w:t>
      </w:r>
      <w:proofErr w:type="spellStart"/>
      <w:r w:rsidRPr="00D15066">
        <w:rPr>
          <w:sz w:val="26"/>
          <w:szCs w:val="26"/>
        </w:rPr>
        <w:t>Hình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bằng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tiền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mặt</w:t>
      </w:r>
      <w:proofErr w:type="spellEnd"/>
      <w:r w:rsidRPr="00D15066">
        <w:rPr>
          <w:sz w:val="26"/>
          <w:szCs w:val="26"/>
        </w:rPr>
        <w:t xml:space="preserve"> VNĐ (Việt Nam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). </w:t>
      </w:r>
      <w:proofErr w:type="spellStart"/>
      <w:r w:rsidRPr="00D15066">
        <w:rPr>
          <w:sz w:val="26"/>
          <w:szCs w:val="26"/>
        </w:rPr>
        <w:t>Hoặc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chọn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như</w:t>
      </w:r>
      <w:proofErr w:type="spellEnd"/>
      <w:r w:rsidRPr="00D15066">
        <w:rPr>
          <w:sz w:val="26"/>
          <w:szCs w:val="26"/>
        </w:rPr>
        <w:t xml:space="preserve">: </w:t>
      </w:r>
      <w:proofErr w:type="spellStart"/>
      <w:r w:rsidRPr="00D15066">
        <w:rPr>
          <w:sz w:val="26"/>
          <w:szCs w:val="26"/>
        </w:rPr>
        <w:t>chuyển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khoản</w:t>
      </w:r>
      <w:proofErr w:type="spellEnd"/>
      <w:r w:rsidRPr="00D15066">
        <w:rPr>
          <w:sz w:val="26"/>
          <w:szCs w:val="26"/>
        </w:rPr>
        <w:t xml:space="preserve"> ATM, </w:t>
      </w:r>
      <w:proofErr w:type="spellStart"/>
      <w:r w:rsidRPr="00D15066">
        <w:rPr>
          <w:sz w:val="26"/>
          <w:szCs w:val="26"/>
        </w:rPr>
        <w:t>chuyển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khoản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ngân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hàng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iBanking</w:t>
      </w:r>
      <w:proofErr w:type="spellEnd"/>
      <w:r w:rsidRPr="00D15066">
        <w:rPr>
          <w:sz w:val="26"/>
          <w:szCs w:val="26"/>
        </w:rPr>
        <w:t>.</w:t>
      </w:r>
    </w:p>
    <w:p w14:paraId="65C2EC04" w14:textId="5EAE894A" w:rsidR="003C6A7A" w:rsidRPr="00D15066" w:rsidRDefault="005703C0" w:rsidP="00342214">
      <w:pPr>
        <w:tabs>
          <w:tab w:val="left" w:pos="8460"/>
        </w:tabs>
        <w:ind w:left="1080" w:hanging="360"/>
        <w:rPr>
          <w:sz w:val="26"/>
          <w:szCs w:val="26"/>
        </w:rPr>
      </w:pPr>
      <w:r w:rsidRPr="00D15066">
        <w:rPr>
          <w:sz w:val="26"/>
          <w:szCs w:val="26"/>
        </w:rPr>
        <w:t xml:space="preserve"> - </w:t>
      </w:r>
      <w:proofErr w:type="spellStart"/>
      <w:r w:rsidR="00342214" w:rsidRPr="00D15066">
        <w:rPr>
          <w:sz w:val="26"/>
          <w:szCs w:val="26"/>
        </w:rPr>
        <w:t>VietinBank</w:t>
      </w:r>
      <w:proofErr w:type="spellEnd"/>
      <w:r w:rsidRPr="00D15066">
        <w:rPr>
          <w:sz w:val="26"/>
          <w:szCs w:val="26"/>
        </w:rPr>
        <w:t xml:space="preserve">: Nguyễn </w:t>
      </w:r>
      <w:proofErr w:type="spellStart"/>
      <w:r w:rsidRPr="00D15066">
        <w:rPr>
          <w:sz w:val="26"/>
          <w:szCs w:val="26"/>
        </w:rPr>
        <w:t>Đình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Đảo</w:t>
      </w:r>
      <w:proofErr w:type="spellEnd"/>
      <w:r w:rsidR="000E3B8C" w:rsidRPr="00D15066">
        <w:rPr>
          <w:sz w:val="26"/>
          <w:szCs w:val="26"/>
        </w:rPr>
        <w:t xml:space="preserve">     STK:</w:t>
      </w:r>
      <w:r w:rsidRPr="00D15066">
        <w:rPr>
          <w:sz w:val="26"/>
          <w:szCs w:val="26"/>
        </w:rPr>
        <w:t xml:space="preserve"> </w:t>
      </w:r>
      <w:r w:rsidR="00342214" w:rsidRPr="00D15066">
        <w:rPr>
          <w:sz w:val="26"/>
          <w:szCs w:val="26"/>
        </w:rPr>
        <w:t>0962002084</w:t>
      </w:r>
      <w:r w:rsidRPr="00D15066">
        <w:rPr>
          <w:sz w:val="26"/>
          <w:szCs w:val="26"/>
        </w:rPr>
        <w:t>.</w:t>
      </w:r>
    </w:p>
    <w:p w14:paraId="01E54267" w14:textId="4DBFB1CD" w:rsidR="003C6A7A" w:rsidRPr="00D15066" w:rsidRDefault="005703C0">
      <w:pPr>
        <w:tabs>
          <w:tab w:val="left" w:pos="8460"/>
        </w:tabs>
        <w:ind w:left="720" w:hanging="360"/>
        <w:rPr>
          <w:sz w:val="26"/>
          <w:szCs w:val="26"/>
        </w:rPr>
      </w:pPr>
      <w:r w:rsidRPr="00D15066">
        <w:rPr>
          <w:b/>
          <w:sz w:val="26"/>
          <w:szCs w:val="26"/>
        </w:rPr>
        <w:t>3.2.</w:t>
      </w:r>
      <w:r w:rsidR="00681B40" w:rsidRPr="00D15066">
        <w:rPr>
          <w:b/>
          <w:sz w:val="26"/>
          <w:szCs w:val="26"/>
          <w:lang w:val="vi-VN"/>
        </w:rPr>
        <w:t xml:space="preserve"> </w:t>
      </w:r>
      <w:proofErr w:type="spellStart"/>
      <w:r w:rsidR="00681B40" w:rsidRPr="00D15066">
        <w:rPr>
          <w:bCs/>
          <w:sz w:val="26"/>
          <w:szCs w:val="26"/>
        </w:rPr>
        <w:t>Tổng</w:t>
      </w:r>
      <w:proofErr w:type="spellEnd"/>
      <w:r w:rsidR="00681B40" w:rsidRPr="00D15066">
        <w:rPr>
          <w:b/>
          <w:sz w:val="26"/>
          <w:szCs w:val="26"/>
          <w:lang w:val="vi-VN"/>
        </w:rPr>
        <w:t xml:space="preserve"> </w:t>
      </w:r>
      <w:proofErr w:type="spellStart"/>
      <w:r w:rsidR="00681B40" w:rsidRPr="00D15066">
        <w:rPr>
          <w:sz w:val="26"/>
          <w:szCs w:val="26"/>
        </w:rPr>
        <w:t>g</w:t>
      </w:r>
      <w:r w:rsidRPr="00D15066">
        <w:rPr>
          <w:sz w:val="26"/>
          <w:szCs w:val="26"/>
        </w:rPr>
        <w:t>iá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trị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tính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proofErr w:type="gramStart"/>
      <w:r w:rsidRPr="00D15066">
        <w:rPr>
          <w:sz w:val="26"/>
          <w:szCs w:val="26"/>
        </w:rPr>
        <w:t>là</w:t>
      </w:r>
      <w:proofErr w:type="spellEnd"/>
      <w:r w:rsidRPr="00D15066">
        <w:rPr>
          <w:sz w:val="26"/>
          <w:szCs w:val="26"/>
        </w:rPr>
        <w:t xml:space="preserve"> :</w:t>
      </w:r>
      <w:proofErr w:type="gramEnd"/>
      <w:r w:rsidRPr="00D15066">
        <w:rPr>
          <w:sz w:val="26"/>
          <w:szCs w:val="26"/>
        </w:rPr>
        <w:t xml:space="preserve"> </w:t>
      </w:r>
      <w:proofErr w:type="gramStart"/>
      <w:r w:rsidR="00ED172B" w:rsidRPr="00D15066">
        <w:rPr>
          <w:b/>
          <w:i/>
          <w:sz w:val="26"/>
          <w:szCs w:val="26"/>
        </w:rPr>
        <w:t>14</w:t>
      </w:r>
      <w:r w:rsidR="000E3B8C" w:rsidRPr="00D15066">
        <w:rPr>
          <w:b/>
          <w:i/>
          <w:sz w:val="26"/>
          <w:szCs w:val="26"/>
        </w:rPr>
        <w:t>0</w:t>
      </w:r>
      <w:r w:rsidR="005443BD" w:rsidRPr="00D15066">
        <w:rPr>
          <w:b/>
          <w:i/>
          <w:sz w:val="26"/>
          <w:szCs w:val="26"/>
        </w:rPr>
        <w:t>.</w:t>
      </w:r>
      <w:r w:rsidR="000E3B8C" w:rsidRPr="00D15066">
        <w:rPr>
          <w:b/>
          <w:i/>
          <w:sz w:val="26"/>
          <w:szCs w:val="26"/>
        </w:rPr>
        <w:t>0</w:t>
      </w:r>
      <w:r w:rsidR="00214856" w:rsidRPr="00D15066">
        <w:rPr>
          <w:b/>
          <w:i/>
          <w:sz w:val="26"/>
          <w:szCs w:val="26"/>
        </w:rPr>
        <w:t>0</w:t>
      </w:r>
      <w:r w:rsidR="005443BD" w:rsidRPr="00D15066">
        <w:rPr>
          <w:b/>
          <w:i/>
          <w:sz w:val="26"/>
          <w:szCs w:val="26"/>
        </w:rPr>
        <w:t>0.000</w:t>
      </w:r>
      <w:r w:rsidRPr="00D15066">
        <w:rPr>
          <w:sz w:val="26"/>
          <w:szCs w:val="26"/>
        </w:rPr>
        <w:t xml:space="preserve">  VNĐ</w:t>
      </w:r>
      <w:proofErr w:type="gramEnd"/>
      <w:r w:rsidRPr="00D15066">
        <w:rPr>
          <w:sz w:val="26"/>
          <w:szCs w:val="26"/>
        </w:rPr>
        <w:t>.</w:t>
      </w:r>
    </w:p>
    <w:p w14:paraId="533120F0" w14:textId="77777777" w:rsidR="003C6A7A" w:rsidRPr="00D15066" w:rsidRDefault="005703C0">
      <w:pPr>
        <w:tabs>
          <w:tab w:val="left" w:pos="8460"/>
        </w:tabs>
        <w:ind w:left="720" w:hanging="360"/>
        <w:rPr>
          <w:sz w:val="26"/>
          <w:szCs w:val="26"/>
        </w:rPr>
      </w:pPr>
      <w:r w:rsidRPr="00D15066">
        <w:rPr>
          <w:b/>
          <w:sz w:val="26"/>
          <w:szCs w:val="26"/>
        </w:rPr>
        <w:t>3.</w:t>
      </w:r>
      <w:proofErr w:type="gramStart"/>
      <w:r w:rsidRPr="00D15066">
        <w:rPr>
          <w:b/>
          <w:sz w:val="26"/>
          <w:szCs w:val="26"/>
        </w:rPr>
        <w:t>3</w:t>
      </w:r>
      <w:r w:rsidRPr="00D15066">
        <w:rPr>
          <w:sz w:val="26"/>
          <w:szCs w:val="26"/>
        </w:rPr>
        <w:t>.Phương</w:t>
      </w:r>
      <w:proofErr w:type="gram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>:</w:t>
      </w:r>
    </w:p>
    <w:p w14:paraId="7692D44E" w14:textId="3BB2AA81" w:rsidR="006347C1" w:rsidRPr="00D15066" w:rsidRDefault="005703C0">
      <w:pPr>
        <w:numPr>
          <w:ilvl w:val="0"/>
          <w:numId w:val="10"/>
        </w:numPr>
        <w:tabs>
          <w:tab w:val="left" w:pos="8460"/>
        </w:tabs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Giai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1: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Thanh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r w:rsidR="00225D0C" w:rsidRPr="00D15066">
        <w:rPr>
          <w:b/>
          <w:bCs/>
          <w:sz w:val="26"/>
          <w:szCs w:val="26"/>
        </w:rPr>
        <w:t>3</w:t>
      </w:r>
      <w:r w:rsidR="004B0EF0" w:rsidRPr="00D15066">
        <w:rPr>
          <w:b/>
          <w:bCs/>
          <w:sz w:val="26"/>
          <w:szCs w:val="26"/>
        </w:rPr>
        <w:t>0</w:t>
      </w:r>
      <w:r w:rsidRPr="00D15066">
        <w:rPr>
          <w:b/>
          <w:bCs/>
          <w:sz w:val="26"/>
          <w:szCs w:val="26"/>
        </w:rPr>
        <w:t xml:space="preserve">% </w:t>
      </w:r>
      <w:r w:rsidRPr="00D15066">
        <w:rPr>
          <w:sz w:val="26"/>
          <w:szCs w:val="26"/>
        </w:rPr>
        <w:t xml:space="preserve">chi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kế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diện</w:t>
      </w:r>
      <w:proofErr w:type="spellEnd"/>
      <w:r w:rsidRPr="00D15066">
        <w:rPr>
          <w:sz w:val="26"/>
          <w:szCs w:val="26"/>
        </w:rPr>
        <w:t xml:space="preserve"> (</w:t>
      </w:r>
      <w:r w:rsidRPr="00D15066">
        <w:rPr>
          <w:b/>
          <w:sz w:val="26"/>
          <w:szCs w:val="26"/>
        </w:rPr>
        <w:t xml:space="preserve">Website </w:t>
      </w:r>
      <w:proofErr w:type="spellStart"/>
      <w:r w:rsidRPr="00D15066">
        <w:rPr>
          <w:b/>
          <w:sz w:val="26"/>
          <w:szCs w:val="26"/>
        </w:rPr>
        <w:t>Ni</w:t>
      </w:r>
      <w:r w:rsidR="00E401FB" w:rsidRPr="00D15066">
        <w:rPr>
          <w:b/>
          <w:sz w:val="26"/>
          <w:szCs w:val="26"/>
        </w:rPr>
        <w:t>c</w:t>
      </w:r>
      <w:r w:rsidRPr="00D15066">
        <w:rPr>
          <w:b/>
          <w:sz w:val="26"/>
          <w:szCs w:val="26"/>
        </w:rPr>
        <w:t>o</w:t>
      </w:r>
      <w:r w:rsidR="00E401FB" w:rsidRPr="00D15066">
        <w:rPr>
          <w:b/>
          <w:sz w:val="26"/>
          <w:szCs w:val="26"/>
        </w:rPr>
        <w:t>n</w:t>
      </w:r>
      <w:proofErr w:type="spellEnd"/>
      <w:r w:rsidRPr="00D15066">
        <w:rPr>
          <w:sz w:val="26"/>
          <w:szCs w:val="26"/>
        </w:rPr>
        <w:t xml:space="preserve">)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ý </w:t>
      </w:r>
      <w:proofErr w:type="spellStart"/>
      <w:r w:rsidRPr="00D15066">
        <w:rPr>
          <w:sz w:val="26"/>
          <w:szCs w:val="26"/>
        </w:rPr>
        <w:t>với</w:t>
      </w:r>
      <w:proofErr w:type="spellEnd"/>
      <w:r w:rsidR="00035118" w:rsidRPr="00D15066">
        <w:rPr>
          <w:sz w:val="26"/>
          <w:szCs w:val="26"/>
        </w:rPr>
        <w:t xml:space="preserve"> </w:t>
      </w:r>
      <w:proofErr w:type="spellStart"/>
      <w:r w:rsidR="00035118" w:rsidRPr="00D15066">
        <w:rPr>
          <w:sz w:val="26"/>
          <w:szCs w:val="26"/>
        </w:rPr>
        <w:t>bên</w:t>
      </w:r>
      <w:proofErr w:type="spellEnd"/>
      <w:r w:rsidR="00035118" w:rsidRPr="00D15066">
        <w:rPr>
          <w:sz w:val="26"/>
          <w:szCs w:val="26"/>
        </w:rPr>
        <w:t xml:space="preserve"> </w:t>
      </w:r>
      <w:r w:rsidR="00035118" w:rsidRPr="00D15066">
        <w:rPr>
          <w:b/>
          <w:sz w:val="26"/>
          <w:szCs w:val="26"/>
        </w:rPr>
        <w:t>A</w:t>
      </w:r>
      <w:r w:rsidR="00035118" w:rsidRPr="00D15066">
        <w:rPr>
          <w:sz w:val="26"/>
          <w:szCs w:val="26"/>
        </w:rPr>
        <w:t xml:space="preserve"> </w:t>
      </w:r>
      <w:proofErr w:type="spellStart"/>
      <w:r w:rsidR="00035118" w:rsidRPr="00D15066">
        <w:rPr>
          <w:sz w:val="26"/>
          <w:szCs w:val="26"/>
        </w:rPr>
        <w:t>thiết</w:t>
      </w:r>
      <w:proofErr w:type="spellEnd"/>
      <w:r w:rsidR="00035118" w:rsidRPr="00D15066">
        <w:rPr>
          <w:sz w:val="26"/>
          <w:szCs w:val="26"/>
        </w:rPr>
        <w:t xml:space="preserve"> </w:t>
      </w:r>
      <w:proofErr w:type="spellStart"/>
      <w:r w:rsidR="00035118" w:rsidRPr="00D15066">
        <w:rPr>
          <w:sz w:val="26"/>
          <w:szCs w:val="26"/>
        </w:rPr>
        <w:t>kế</w:t>
      </w:r>
      <w:proofErr w:type="spellEnd"/>
      <w:r w:rsidR="00035118" w:rsidRPr="00D15066">
        <w:rPr>
          <w:sz w:val="26"/>
          <w:szCs w:val="26"/>
        </w:rPr>
        <w:t xml:space="preserve">.: </w:t>
      </w:r>
      <w:r w:rsidR="00035118" w:rsidRPr="00D15066">
        <w:rPr>
          <w:sz w:val="26"/>
          <w:szCs w:val="26"/>
        </w:rPr>
        <w:br/>
      </w:r>
      <w:r w:rsidR="00035118" w:rsidRPr="00D15066">
        <w:rPr>
          <w:b/>
          <w:bCs/>
          <w:sz w:val="26"/>
          <w:szCs w:val="26"/>
        </w:rPr>
        <w:t xml:space="preserve">  </w:t>
      </w:r>
      <w:r w:rsidR="001C5324" w:rsidRPr="00D15066">
        <w:rPr>
          <w:b/>
          <w:bCs/>
          <w:sz w:val="26"/>
          <w:szCs w:val="26"/>
        </w:rPr>
        <w:t xml:space="preserve">            </w:t>
      </w:r>
      <w:proofErr w:type="spellStart"/>
      <w:r w:rsidR="006347C1" w:rsidRPr="00D15066">
        <w:rPr>
          <w:b/>
          <w:bCs/>
          <w:sz w:val="26"/>
          <w:szCs w:val="26"/>
        </w:rPr>
        <w:t>Thiết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kế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giao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diện</w:t>
      </w:r>
      <w:proofErr w:type="spellEnd"/>
      <w:r w:rsidR="006347C1" w:rsidRPr="00D15066">
        <w:rPr>
          <w:b/>
          <w:bCs/>
          <w:sz w:val="26"/>
          <w:szCs w:val="26"/>
        </w:rPr>
        <w:t xml:space="preserve"> Website </w:t>
      </w:r>
      <w:proofErr w:type="spellStart"/>
      <w:r w:rsidR="006347C1" w:rsidRPr="00D15066">
        <w:rPr>
          <w:b/>
          <w:bCs/>
          <w:sz w:val="26"/>
          <w:szCs w:val="26"/>
        </w:rPr>
        <w:t>Nicon</w:t>
      </w:r>
      <w:proofErr w:type="spellEnd"/>
      <w:r w:rsidR="006347C1" w:rsidRPr="00D15066">
        <w:rPr>
          <w:b/>
          <w:bCs/>
          <w:sz w:val="26"/>
          <w:szCs w:val="26"/>
        </w:rPr>
        <w:br/>
      </w:r>
      <w:r w:rsidR="001C5324" w:rsidRPr="00D15066">
        <w:rPr>
          <w:b/>
          <w:bCs/>
          <w:sz w:val="26"/>
          <w:szCs w:val="26"/>
        </w:rPr>
        <w:t xml:space="preserve">              </w:t>
      </w:r>
      <w:proofErr w:type="spellStart"/>
      <w:r w:rsidR="006347C1" w:rsidRPr="00D15066">
        <w:rPr>
          <w:b/>
          <w:bCs/>
          <w:sz w:val="26"/>
          <w:szCs w:val="26"/>
        </w:rPr>
        <w:t>Xây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dựng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lại</w:t>
      </w:r>
      <w:proofErr w:type="spellEnd"/>
      <w:r w:rsidR="006347C1" w:rsidRPr="00D15066">
        <w:rPr>
          <w:b/>
          <w:bCs/>
          <w:sz w:val="26"/>
          <w:szCs w:val="26"/>
        </w:rPr>
        <w:t xml:space="preserve"> web </w:t>
      </w:r>
      <w:proofErr w:type="spellStart"/>
      <w:r w:rsidR="006347C1" w:rsidRPr="00D15066">
        <w:rPr>
          <w:b/>
          <w:bCs/>
          <w:sz w:val="26"/>
          <w:szCs w:val="26"/>
        </w:rPr>
        <w:t>Nicon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và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tích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hợp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vào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hệ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thống</w:t>
      </w:r>
      <w:proofErr w:type="spellEnd"/>
      <w:r w:rsidR="006347C1" w:rsidRPr="00D15066">
        <w:rPr>
          <w:b/>
          <w:bCs/>
          <w:sz w:val="26"/>
          <w:szCs w:val="26"/>
        </w:rPr>
        <w:t xml:space="preserve"> </w:t>
      </w:r>
      <w:proofErr w:type="spellStart"/>
      <w:r w:rsidR="006347C1" w:rsidRPr="00D15066">
        <w:rPr>
          <w:b/>
          <w:bCs/>
          <w:sz w:val="26"/>
          <w:szCs w:val="26"/>
        </w:rPr>
        <w:t>mới</w:t>
      </w:r>
      <w:proofErr w:type="spellEnd"/>
    </w:p>
    <w:p w14:paraId="1EC987E2" w14:textId="2FCD6B1C" w:rsidR="003C6A7A" w:rsidRPr="00D15066" w:rsidRDefault="005703C0" w:rsidP="006347C1">
      <w:pPr>
        <w:tabs>
          <w:tab w:val="left" w:pos="8460"/>
        </w:tabs>
        <w:ind w:left="1080"/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 </w:t>
      </w:r>
      <w:r w:rsidR="00035118" w:rsidRPr="00D15066">
        <w:rPr>
          <w:sz w:val="26"/>
          <w:szCs w:val="26"/>
        </w:rPr>
        <w:br/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trong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gian</w:t>
      </w:r>
      <w:proofErr w:type="spellEnd"/>
      <w:r w:rsidRPr="00D15066">
        <w:rPr>
          <w:sz w:val="26"/>
          <w:szCs w:val="26"/>
        </w:rPr>
        <w:t xml:space="preserve"> </w:t>
      </w:r>
      <w:r w:rsidR="002D1C14" w:rsidRPr="00D15066">
        <w:rPr>
          <w:sz w:val="26"/>
          <w:szCs w:val="26"/>
        </w:rPr>
        <w:t>15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chưa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ứng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thì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không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còn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chịu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bồi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thường</w:t>
      </w:r>
      <w:proofErr w:type="spellEnd"/>
      <w:r w:rsidRPr="00D15066">
        <w:rPr>
          <w:sz w:val="26"/>
          <w:szCs w:val="26"/>
        </w:rPr>
        <w:t xml:space="preserve"> chi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kế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. </w:t>
      </w:r>
    </w:p>
    <w:p w14:paraId="17001752" w14:textId="223CD25F" w:rsidR="003C6A7A" w:rsidRPr="00D15066" w:rsidRDefault="005703C0" w:rsidP="00681B40">
      <w:pPr>
        <w:numPr>
          <w:ilvl w:val="0"/>
          <w:numId w:val="14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Số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tiền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ứng</w:t>
      </w:r>
      <w:proofErr w:type="spellEnd"/>
      <w:r w:rsidRPr="00D15066">
        <w:rPr>
          <w:sz w:val="26"/>
          <w:szCs w:val="26"/>
        </w:rPr>
        <w:t xml:space="preserve">: </w:t>
      </w:r>
      <w:r w:rsidR="00681B40" w:rsidRPr="00D15066">
        <w:rPr>
          <w:b/>
          <w:bCs/>
          <w:sz w:val="26"/>
          <w:szCs w:val="26"/>
        </w:rPr>
        <w:t>42</w:t>
      </w:r>
      <w:r w:rsidR="00E401FB" w:rsidRPr="00D15066">
        <w:rPr>
          <w:b/>
          <w:bCs/>
          <w:sz w:val="26"/>
          <w:szCs w:val="26"/>
        </w:rPr>
        <w:t xml:space="preserve">.000.000 </w:t>
      </w:r>
      <w:r w:rsidRPr="00D15066">
        <w:rPr>
          <w:sz w:val="26"/>
          <w:szCs w:val="26"/>
        </w:rPr>
        <w:t>VNĐ.</w:t>
      </w:r>
      <w:r w:rsidR="00035118" w:rsidRPr="00D15066">
        <w:rPr>
          <w:sz w:val="26"/>
          <w:szCs w:val="26"/>
        </w:rPr>
        <w:br/>
      </w:r>
    </w:p>
    <w:p w14:paraId="798B7303" w14:textId="2DAC742E" w:rsidR="003C6A7A" w:rsidRPr="00D15066" w:rsidRDefault="005703C0">
      <w:pPr>
        <w:numPr>
          <w:ilvl w:val="0"/>
          <w:numId w:val="10"/>
        </w:numPr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Giai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2 (</w:t>
      </w:r>
      <w:proofErr w:type="spellStart"/>
      <w:r w:rsidRPr="00D15066">
        <w:rPr>
          <w:sz w:val="26"/>
          <w:szCs w:val="26"/>
        </w:rPr>
        <w:t>sau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1,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r w:rsidR="00D21A18" w:rsidRPr="00D15066">
        <w:rPr>
          <w:sz w:val="26"/>
          <w:szCs w:val="26"/>
        </w:rPr>
        <w:t>6</w:t>
      </w:r>
      <w:r w:rsidR="0095747F" w:rsidRPr="00D15066">
        <w:rPr>
          <w:sz w:val="26"/>
          <w:szCs w:val="26"/>
          <w:lang w:val="vi-VN"/>
        </w:rPr>
        <w:t>0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="00AF244D" w:rsidRPr="00D15066">
        <w:rPr>
          <w:sz w:val="26"/>
          <w:szCs w:val="26"/>
        </w:rPr>
        <w:t>giai</w:t>
      </w:r>
      <w:proofErr w:type="spellEnd"/>
      <w:r w:rsidR="00AF244D" w:rsidRPr="00D15066">
        <w:rPr>
          <w:sz w:val="26"/>
          <w:szCs w:val="26"/>
        </w:rPr>
        <w:t xml:space="preserve"> </w:t>
      </w:r>
      <w:proofErr w:type="spellStart"/>
      <w:r w:rsidR="00AF244D" w:rsidRPr="00D15066">
        <w:rPr>
          <w:sz w:val="26"/>
          <w:szCs w:val="26"/>
        </w:rPr>
        <w:t>đoạn</w:t>
      </w:r>
      <w:proofErr w:type="spellEnd"/>
      <w:r w:rsidR="00AF244D" w:rsidRPr="00D15066">
        <w:rPr>
          <w:sz w:val="26"/>
          <w:szCs w:val="26"/>
        </w:rPr>
        <w:t xml:space="preserve"> 1</w:t>
      </w:r>
      <w:r w:rsidRPr="00D15066">
        <w:rPr>
          <w:sz w:val="26"/>
          <w:szCs w:val="26"/>
        </w:rPr>
        <w:t xml:space="preserve">):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r w:rsidR="00AE24D7">
        <w:rPr>
          <w:b/>
          <w:bCs/>
          <w:sz w:val="26"/>
          <w:szCs w:val="26"/>
        </w:rPr>
        <w:t>25</w:t>
      </w:r>
      <w:r w:rsidRPr="00D15066">
        <w:rPr>
          <w:b/>
          <w:bCs/>
          <w:sz w:val="26"/>
          <w:szCs w:val="26"/>
        </w:rPr>
        <w:t>%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: </w:t>
      </w:r>
    </w:p>
    <w:p w14:paraId="4D34C16A" w14:textId="6188ACB8" w:rsidR="00035118" w:rsidRPr="00D15066" w:rsidRDefault="005703C0">
      <w:pPr>
        <w:ind w:left="1080" w:firstLine="360"/>
        <w:rPr>
          <w:b/>
          <w:bCs/>
          <w:sz w:val="26"/>
          <w:szCs w:val="26"/>
        </w:rPr>
      </w:pPr>
      <w:r w:rsidRPr="00D15066">
        <w:rPr>
          <w:sz w:val="26"/>
          <w:szCs w:val="26"/>
        </w:rPr>
        <w:t xml:space="preserve">- </w:t>
      </w:r>
      <w:proofErr w:type="spellStart"/>
      <w:r w:rsidRPr="00D15066">
        <w:rPr>
          <w:sz w:val="26"/>
          <w:szCs w:val="26"/>
        </w:rPr>
        <w:t>Lập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nêu</w:t>
      </w:r>
      <w:proofErr w:type="spellEnd"/>
      <w:r w:rsidRPr="00D15066">
        <w:rPr>
          <w:sz w:val="26"/>
          <w:szCs w:val="26"/>
        </w:rPr>
        <w:t xml:space="preserve"> ở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thống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nhất</w:t>
      </w:r>
      <w:proofErr w:type="spellEnd"/>
      <w:r w:rsidR="00D21A18" w:rsidRPr="00D15066">
        <w:rPr>
          <w:sz w:val="26"/>
          <w:szCs w:val="26"/>
        </w:rPr>
        <w:t xml:space="preserve"> </w:t>
      </w:r>
      <w:proofErr w:type="spellStart"/>
      <w:r w:rsidR="00D21A18" w:rsidRPr="00D15066">
        <w:rPr>
          <w:sz w:val="26"/>
          <w:szCs w:val="26"/>
        </w:rPr>
        <w:t>như</w:t>
      </w:r>
      <w:proofErr w:type="spellEnd"/>
      <w:r w:rsidR="00D21A18" w:rsidRPr="00D15066">
        <w:rPr>
          <w:sz w:val="26"/>
          <w:szCs w:val="26"/>
        </w:rPr>
        <w:t xml:space="preserve"> </w:t>
      </w:r>
      <w:proofErr w:type="spellStart"/>
      <w:r w:rsidR="00D21A18" w:rsidRPr="00D15066">
        <w:rPr>
          <w:sz w:val="26"/>
          <w:szCs w:val="26"/>
        </w:rPr>
        <w:t>bên</w:t>
      </w:r>
      <w:proofErr w:type="spellEnd"/>
      <w:r w:rsidR="00D21A18" w:rsidRPr="00D15066">
        <w:rPr>
          <w:sz w:val="26"/>
          <w:szCs w:val="26"/>
        </w:rPr>
        <w:t xml:space="preserve"> </w:t>
      </w:r>
      <w:proofErr w:type="spellStart"/>
      <w:proofErr w:type="gramStart"/>
      <w:r w:rsidR="00D21A18" w:rsidRPr="00D15066">
        <w:rPr>
          <w:sz w:val="26"/>
          <w:szCs w:val="26"/>
        </w:rPr>
        <w:t>dưới</w:t>
      </w:r>
      <w:proofErr w:type="spellEnd"/>
      <w:r w:rsidR="00D21A18" w:rsidRPr="00D15066">
        <w:rPr>
          <w:sz w:val="26"/>
          <w:szCs w:val="26"/>
        </w:rPr>
        <w:t xml:space="preserve"> :</w:t>
      </w:r>
      <w:proofErr w:type="gramEnd"/>
      <w:r w:rsidR="00D21A18" w:rsidRPr="00D15066">
        <w:rPr>
          <w:sz w:val="26"/>
          <w:szCs w:val="26"/>
        </w:rPr>
        <w:br/>
      </w:r>
      <w:r w:rsidR="00D21A18" w:rsidRPr="00D15066">
        <w:rPr>
          <w:b/>
          <w:bCs/>
          <w:sz w:val="26"/>
          <w:szCs w:val="26"/>
        </w:rPr>
        <w:t xml:space="preserve">        </w:t>
      </w:r>
      <w:r w:rsidR="001C5324" w:rsidRPr="00D15066">
        <w:rPr>
          <w:b/>
          <w:bCs/>
          <w:sz w:val="26"/>
          <w:szCs w:val="26"/>
        </w:rPr>
        <w:tab/>
      </w:r>
      <w:r w:rsidR="00035118" w:rsidRPr="00D15066">
        <w:rPr>
          <w:b/>
          <w:bCs/>
          <w:sz w:val="26"/>
          <w:szCs w:val="26"/>
        </w:rPr>
        <w:t xml:space="preserve">Auth &amp; Navigation (FE </w:t>
      </w:r>
      <w:proofErr w:type="spellStart"/>
      <w:r w:rsidR="00035118" w:rsidRPr="00D15066">
        <w:rPr>
          <w:b/>
          <w:bCs/>
          <w:sz w:val="26"/>
          <w:szCs w:val="26"/>
        </w:rPr>
        <w:t>bổ</w:t>
      </w:r>
      <w:proofErr w:type="spellEnd"/>
      <w:r w:rsidR="00035118" w:rsidRPr="00D15066">
        <w:rPr>
          <w:b/>
          <w:bCs/>
          <w:sz w:val="26"/>
          <w:szCs w:val="26"/>
        </w:rPr>
        <w:t xml:space="preserve"> sung)</w:t>
      </w:r>
    </w:p>
    <w:p w14:paraId="19B1BEA0" w14:textId="49D87FD9" w:rsidR="00035118" w:rsidRPr="00D15066" w:rsidRDefault="00035118" w:rsidP="001C5324">
      <w:pPr>
        <w:ind w:left="21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Module Quản </w:t>
      </w:r>
      <w:proofErr w:type="spellStart"/>
      <w:r w:rsidRPr="00D15066">
        <w:rPr>
          <w:b/>
          <w:bCs/>
          <w:sz w:val="26"/>
          <w:szCs w:val="26"/>
        </w:rPr>
        <w:t>lý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Khách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hàng</w:t>
      </w:r>
      <w:proofErr w:type="spellEnd"/>
      <w:r w:rsidRPr="00D15066">
        <w:rPr>
          <w:b/>
          <w:bCs/>
          <w:sz w:val="26"/>
          <w:szCs w:val="26"/>
        </w:rPr>
        <w:t>/Sale/</w:t>
      </w:r>
      <w:proofErr w:type="spellStart"/>
      <w:r w:rsidRPr="00D15066">
        <w:rPr>
          <w:b/>
          <w:bCs/>
          <w:sz w:val="26"/>
          <w:szCs w:val="26"/>
        </w:rPr>
        <w:t>Hợp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đồng</w:t>
      </w:r>
      <w:proofErr w:type="spellEnd"/>
      <w:r w:rsidRPr="00D15066">
        <w:rPr>
          <w:b/>
          <w:bCs/>
          <w:sz w:val="26"/>
          <w:szCs w:val="26"/>
        </w:rPr>
        <w:t xml:space="preserve"> (CRM/Sale/Contract)</w:t>
      </w:r>
    </w:p>
    <w:p w14:paraId="7D464FD0" w14:textId="5984DFEB" w:rsidR="00E004DF" w:rsidRPr="00D15066" w:rsidRDefault="00035118" w:rsidP="00E004DF">
      <w:pPr>
        <w:ind w:left="1080" w:firstLine="3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 </w:t>
      </w:r>
      <w:r w:rsidR="001C5324" w:rsidRPr="00D15066">
        <w:rPr>
          <w:b/>
          <w:bCs/>
          <w:sz w:val="26"/>
          <w:szCs w:val="26"/>
        </w:rPr>
        <w:tab/>
      </w:r>
      <w:r w:rsidRPr="00D15066">
        <w:rPr>
          <w:b/>
          <w:bCs/>
          <w:sz w:val="26"/>
          <w:szCs w:val="26"/>
        </w:rPr>
        <w:t xml:space="preserve">Module Quản </w:t>
      </w:r>
      <w:proofErr w:type="spellStart"/>
      <w:r w:rsidRPr="00D15066">
        <w:rPr>
          <w:b/>
          <w:bCs/>
          <w:sz w:val="26"/>
          <w:szCs w:val="26"/>
        </w:rPr>
        <w:t>lý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Thiết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kế</w:t>
      </w:r>
      <w:proofErr w:type="spellEnd"/>
      <w:r w:rsidRPr="00D15066">
        <w:rPr>
          <w:b/>
          <w:bCs/>
          <w:sz w:val="26"/>
          <w:szCs w:val="26"/>
        </w:rPr>
        <w:t xml:space="preserve"> 3 Giai </w:t>
      </w:r>
      <w:proofErr w:type="spellStart"/>
      <w:r w:rsidRPr="00D15066">
        <w:rPr>
          <w:b/>
          <w:bCs/>
          <w:sz w:val="26"/>
          <w:szCs w:val="26"/>
        </w:rPr>
        <w:t>đoạn</w:t>
      </w:r>
      <w:proofErr w:type="spellEnd"/>
      <w:r w:rsidRPr="00D15066">
        <w:rPr>
          <w:b/>
          <w:bCs/>
          <w:sz w:val="26"/>
          <w:szCs w:val="26"/>
        </w:rPr>
        <w:t xml:space="preserve"> (Design Management)</w:t>
      </w:r>
      <w:r w:rsidR="00D21A18" w:rsidRPr="00D15066">
        <w:rPr>
          <w:sz w:val="26"/>
          <w:szCs w:val="26"/>
        </w:rPr>
        <w:br/>
      </w:r>
      <w:r w:rsidR="00E004DF" w:rsidRPr="00D15066">
        <w:rPr>
          <w:b/>
          <w:bCs/>
          <w:sz w:val="26"/>
          <w:szCs w:val="26"/>
        </w:rPr>
        <w:t xml:space="preserve">       </w:t>
      </w:r>
      <w:r w:rsidR="001C5324" w:rsidRPr="00D15066">
        <w:rPr>
          <w:b/>
          <w:bCs/>
          <w:sz w:val="26"/>
          <w:szCs w:val="26"/>
        </w:rPr>
        <w:tab/>
      </w:r>
      <w:r w:rsidR="00E004DF" w:rsidRPr="00D15066">
        <w:rPr>
          <w:b/>
          <w:bCs/>
          <w:sz w:val="26"/>
          <w:szCs w:val="26"/>
        </w:rPr>
        <w:t xml:space="preserve">Module Quản </w:t>
      </w:r>
      <w:proofErr w:type="spellStart"/>
      <w:r w:rsidR="00E004DF" w:rsidRPr="00D15066">
        <w:rPr>
          <w:b/>
          <w:bCs/>
          <w:sz w:val="26"/>
          <w:szCs w:val="26"/>
        </w:rPr>
        <w:t>lý</w:t>
      </w:r>
      <w:proofErr w:type="spellEnd"/>
      <w:r w:rsidR="00E004DF" w:rsidRPr="00D15066">
        <w:rPr>
          <w:b/>
          <w:bCs/>
          <w:sz w:val="26"/>
          <w:szCs w:val="26"/>
        </w:rPr>
        <w:t xml:space="preserve"> Pháp </w:t>
      </w:r>
      <w:proofErr w:type="spellStart"/>
      <w:r w:rsidR="00E004DF" w:rsidRPr="00D15066">
        <w:rPr>
          <w:b/>
          <w:bCs/>
          <w:sz w:val="26"/>
          <w:szCs w:val="26"/>
        </w:rPr>
        <w:t>lý</w:t>
      </w:r>
      <w:proofErr w:type="spellEnd"/>
      <w:r w:rsidR="00E004DF" w:rsidRPr="00D15066">
        <w:rPr>
          <w:b/>
          <w:bCs/>
          <w:sz w:val="26"/>
          <w:szCs w:val="26"/>
        </w:rPr>
        <w:t xml:space="preserve"> &amp; Xin </w:t>
      </w:r>
      <w:proofErr w:type="spellStart"/>
      <w:r w:rsidR="00E004DF" w:rsidRPr="00D15066">
        <w:rPr>
          <w:b/>
          <w:bCs/>
          <w:sz w:val="26"/>
          <w:szCs w:val="26"/>
        </w:rPr>
        <w:t>phép</w:t>
      </w:r>
      <w:proofErr w:type="spellEnd"/>
      <w:r w:rsidR="00E004DF" w:rsidRPr="00D15066">
        <w:rPr>
          <w:b/>
          <w:bCs/>
          <w:sz w:val="26"/>
          <w:szCs w:val="26"/>
        </w:rPr>
        <w:t xml:space="preserve"> (Permitting)</w:t>
      </w:r>
    </w:p>
    <w:p w14:paraId="75C82C34" w14:textId="0D70DA6C" w:rsidR="003C6A7A" w:rsidRPr="00D15066" w:rsidRDefault="003C6A7A">
      <w:pPr>
        <w:ind w:left="1080" w:firstLine="360"/>
        <w:rPr>
          <w:sz w:val="26"/>
          <w:szCs w:val="26"/>
        </w:rPr>
      </w:pPr>
    </w:p>
    <w:p w14:paraId="1B54B94F" w14:textId="77777777" w:rsidR="003C6A7A" w:rsidRPr="00D15066" w:rsidRDefault="005703C0">
      <w:pPr>
        <w:tabs>
          <w:tab w:val="left" w:pos="8460"/>
        </w:tabs>
        <w:ind w:left="1440"/>
        <w:rPr>
          <w:sz w:val="26"/>
          <w:szCs w:val="26"/>
        </w:rPr>
      </w:pPr>
      <w:r w:rsidRPr="00D15066">
        <w:rPr>
          <w:sz w:val="26"/>
          <w:szCs w:val="26"/>
        </w:rPr>
        <w:t xml:space="preserve">- Upload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 demo </w:t>
      </w:r>
      <w:proofErr w:type="spellStart"/>
      <w:r w:rsidRPr="00D15066">
        <w:rPr>
          <w:sz w:val="26"/>
          <w:szCs w:val="26"/>
        </w:rPr>
        <w:t>để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kiểm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ý.</w:t>
      </w:r>
    </w:p>
    <w:p w14:paraId="2E50CB80" w14:textId="22C36C06" w:rsidR="00035118" w:rsidRPr="00D15066" w:rsidRDefault="005703C0" w:rsidP="00A44B28">
      <w:pPr>
        <w:numPr>
          <w:ilvl w:val="0"/>
          <w:numId w:val="14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Số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tiền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ứng</w:t>
      </w:r>
      <w:proofErr w:type="spellEnd"/>
      <w:r w:rsidRPr="00D15066">
        <w:rPr>
          <w:sz w:val="26"/>
          <w:szCs w:val="26"/>
        </w:rPr>
        <w:t xml:space="preserve">: </w:t>
      </w:r>
      <w:r w:rsidR="00AE24D7">
        <w:rPr>
          <w:b/>
          <w:bCs/>
          <w:sz w:val="26"/>
          <w:szCs w:val="26"/>
        </w:rPr>
        <w:t>35</w:t>
      </w:r>
      <w:r w:rsidR="00035118" w:rsidRPr="00D15066">
        <w:rPr>
          <w:b/>
          <w:bCs/>
          <w:sz w:val="26"/>
          <w:szCs w:val="26"/>
        </w:rPr>
        <w:t xml:space="preserve">.000.000 </w:t>
      </w:r>
      <w:r w:rsidR="00035118" w:rsidRPr="00D15066">
        <w:rPr>
          <w:sz w:val="26"/>
          <w:szCs w:val="26"/>
        </w:rPr>
        <w:t>VNĐ.</w:t>
      </w:r>
    </w:p>
    <w:p w14:paraId="3008B340" w14:textId="3003EDFE" w:rsidR="00035118" w:rsidRPr="00D15066" w:rsidRDefault="00035118" w:rsidP="00035118">
      <w:pPr>
        <w:numPr>
          <w:ilvl w:val="0"/>
          <w:numId w:val="10"/>
        </w:numPr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Giai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3 (</w:t>
      </w:r>
      <w:proofErr w:type="spellStart"/>
      <w:r w:rsidRPr="00D15066">
        <w:rPr>
          <w:sz w:val="26"/>
          <w:szCs w:val="26"/>
        </w:rPr>
        <w:t>sau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</w:t>
      </w:r>
      <w:r w:rsidR="00D75E08" w:rsidRPr="00D15066">
        <w:rPr>
          <w:sz w:val="26"/>
          <w:szCs w:val="26"/>
        </w:rPr>
        <w:t>2</w:t>
      </w:r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6</w:t>
      </w:r>
      <w:r w:rsidRPr="00D15066">
        <w:rPr>
          <w:sz w:val="26"/>
          <w:szCs w:val="26"/>
          <w:lang w:val="vi-VN"/>
        </w:rPr>
        <w:t>0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="00AF244D" w:rsidRPr="00D15066">
        <w:rPr>
          <w:sz w:val="26"/>
          <w:szCs w:val="26"/>
        </w:rPr>
        <w:t>giai</w:t>
      </w:r>
      <w:proofErr w:type="spellEnd"/>
      <w:r w:rsidR="00AF244D" w:rsidRPr="00D15066">
        <w:rPr>
          <w:sz w:val="26"/>
          <w:szCs w:val="26"/>
        </w:rPr>
        <w:t xml:space="preserve"> </w:t>
      </w:r>
      <w:proofErr w:type="spellStart"/>
      <w:r w:rsidR="00AF244D" w:rsidRPr="00D15066">
        <w:rPr>
          <w:sz w:val="26"/>
          <w:szCs w:val="26"/>
        </w:rPr>
        <w:t>đoạn</w:t>
      </w:r>
      <w:proofErr w:type="spellEnd"/>
      <w:r w:rsidR="00AF244D" w:rsidRPr="00D15066">
        <w:rPr>
          <w:sz w:val="26"/>
          <w:szCs w:val="26"/>
        </w:rPr>
        <w:t xml:space="preserve"> 2</w:t>
      </w:r>
      <w:r w:rsidRPr="00D15066">
        <w:rPr>
          <w:sz w:val="26"/>
          <w:szCs w:val="26"/>
        </w:rPr>
        <w:t xml:space="preserve">):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r w:rsidR="00AE24D7">
        <w:rPr>
          <w:b/>
          <w:bCs/>
          <w:sz w:val="26"/>
          <w:szCs w:val="26"/>
        </w:rPr>
        <w:t>25</w:t>
      </w:r>
      <w:r w:rsidRPr="00D15066">
        <w:rPr>
          <w:b/>
          <w:bCs/>
          <w:sz w:val="26"/>
          <w:szCs w:val="26"/>
        </w:rPr>
        <w:t>%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: </w:t>
      </w:r>
    </w:p>
    <w:p w14:paraId="373A750C" w14:textId="2B85D41D" w:rsidR="00035118" w:rsidRPr="00D15066" w:rsidRDefault="00035118" w:rsidP="00035118">
      <w:pPr>
        <w:ind w:left="1080" w:firstLine="360"/>
        <w:rPr>
          <w:b/>
          <w:bCs/>
          <w:sz w:val="26"/>
          <w:szCs w:val="26"/>
        </w:rPr>
      </w:pPr>
      <w:r w:rsidRPr="00D15066">
        <w:rPr>
          <w:sz w:val="26"/>
          <w:szCs w:val="26"/>
        </w:rPr>
        <w:lastRenderedPageBreak/>
        <w:t xml:space="preserve">- </w:t>
      </w:r>
      <w:proofErr w:type="spellStart"/>
      <w:r w:rsidRPr="00D15066">
        <w:rPr>
          <w:sz w:val="26"/>
          <w:szCs w:val="26"/>
        </w:rPr>
        <w:t>Lập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nêu</w:t>
      </w:r>
      <w:proofErr w:type="spellEnd"/>
      <w:r w:rsidRPr="00D15066">
        <w:rPr>
          <w:sz w:val="26"/>
          <w:szCs w:val="26"/>
        </w:rPr>
        <w:t xml:space="preserve"> ở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thống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nhất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như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proofErr w:type="gramStart"/>
      <w:r w:rsidRPr="00D15066">
        <w:rPr>
          <w:sz w:val="26"/>
          <w:szCs w:val="26"/>
        </w:rPr>
        <w:t>dưới</w:t>
      </w:r>
      <w:proofErr w:type="spellEnd"/>
      <w:r w:rsidRPr="00D15066">
        <w:rPr>
          <w:sz w:val="26"/>
          <w:szCs w:val="26"/>
        </w:rPr>
        <w:t xml:space="preserve"> :</w:t>
      </w:r>
      <w:proofErr w:type="gramEnd"/>
    </w:p>
    <w:p w14:paraId="64961E48" w14:textId="4A992621" w:rsidR="00035118" w:rsidRPr="00D15066" w:rsidRDefault="00035118" w:rsidP="001C5324">
      <w:pPr>
        <w:ind w:left="21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Module Quản </w:t>
      </w:r>
      <w:proofErr w:type="spellStart"/>
      <w:r w:rsidRPr="00D15066">
        <w:rPr>
          <w:b/>
          <w:bCs/>
          <w:sz w:val="26"/>
          <w:szCs w:val="26"/>
        </w:rPr>
        <w:t>lý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Thi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công</w:t>
      </w:r>
      <w:proofErr w:type="spellEnd"/>
      <w:r w:rsidRPr="00D15066">
        <w:rPr>
          <w:b/>
          <w:bCs/>
          <w:sz w:val="26"/>
          <w:szCs w:val="26"/>
        </w:rPr>
        <w:t xml:space="preserve"> &amp; </w:t>
      </w:r>
      <w:proofErr w:type="spellStart"/>
      <w:r w:rsidRPr="00D15066">
        <w:rPr>
          <w:b/>
          <w:bCs/>
          <w:sz w:val="26"/>
          <w:szCs w:val="26"/>
        </w:rPr>
        <w:t>Nghiệm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thu</w:t>
      </w:r>
      <w:proofErr w:type="spellEnd"/>
      <w:r w:rsidRPr="00D15066">
        <w:rPr>
          <w:b/>
          <w:bCs/>
          <w:sz w:val="26"/>
          <w:szCs w:val="26"/>
        </w:rPr>
        <w:t xml:space="preserve"> (Construction &amp; Acceptance)</w:t>
      </w:r>
    </w:p>
    <w:p w14:paraId="6EF47B68" w14:textId="1F86BEC7" w:rsidR="00035118" w:rsidRPr="00D15066" w:rsidRDefault="00035118" w:rsidP="00035118">
      <w:pPr>
        <w:ind w:left="1080" w:firstLine="3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 </w:t>
      </w:r>
      <w:r w:rsidR="001C5324" w:rsidRPr="00D15066">
        <w:rPr>
          <w:b/>
          <w:bCs/>
          <w:sz w:val="26"/>
          <w:szCs w:val="26"/>
        </w:rPr>
        <w:tab/>
      </w:r>
      <w:r w:rsidRPr="00D15066">
        <w:rPr>
          <w:b/>
          <w:bCs/>
          <w:sz w:val="26"/>
          <w:szCs w:val="26"/>
        </w:rPr>
        <w:t xml:space="preserve">Module </w:t>
      </w:r>
      <w:proofErr w:type="spellStart"/>
      <w:r w:rsidRPr="00D15066">
        <w:rPr>
          <w:b/>
          <w:bCs/>
          <w:sz w:val="26"/>
          <w:szCs w:val="26"/>
        </w:rPr>
        <w:t>Vật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tư</w:t>
      </w:r>
      <w:proofErr w:type="spellEnd"/>
      <w:r w:rsidRPr="00D15066">
        <w:rPr>
          <w:b/>
          <w:bCs/>
          <w:sz w:val="26"/>
          <w:szCs w:val="26"/>
        </w:rPr>
        <w:t xml:space="preserve"> &amp; </w:t>
      </w:r>
      <w:proofErr w:type="spellStart"/>
      <w:r w:rsidRPr="00D15066">
        <w:rPr>
          <w:b/>
          <w:bCs/>
          <w:sz w:val="26"/>
          <w:szCs w:val="26"/>
        </w:rPr>
        <w:t>Nhà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thầu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phụ</w:t>
      </w:r>
      <w:proofErr w:type="spellEnd"/>
      <w:r w:rsidRPr="00D15066">
        <w:rPr>
          <w:b/>
          <w:bCs/>
          <w:sz w:val="26"/>
          <w:szCs w:val="26"/>
        </w:rPr>
        <w:t xml:space="preserve"> (Procurement)</w:t>
      </w:r>
    </w:p>
    <w:p w14:paraId="06B00EBC" w14:textId="0F51A7A5" w:rsidR="00E004DF" w:rsidRPr="00D15066" w:rsidRDefault="00E004DF" w:rsidP="00035118">
      <w:pPr>
        <w:ind w:left="1080" w:firstLine="3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 </w:t>
      </w:r>
      <w:r w:rsidR="001C5324" w:rsidRPr="00D15066">
        <w:rPr>
          <w:b/>
          <w:bCs/>
          <w:sz w:val="26"/>
          <w:szCs w:val="26"/>
        </w:rPr>
        <w:tab/>
      </w:r>
      <w:r w:rsidRPr="00D15066">
        <w:rPr>
          <w:b/>
          <w:bCs/>
          <w:sz w:val="26"/>
          <w:szCs w:val="26"/>
        </w:rPr>
        <w:t xml:space="preserve">Module Tài </w:t>
      </w:r>
      <w:proofErr w:type="spellStart"/>
      <w:r w:rsidRPr="00D15066">
        <w:rPr>
          <w:b/>
          <w:bCs/>
          <w:sz w:val="26"/>
          <w:szCs w:val="26"/>
        </w:rPr>
        <w:t>chính</w:t>
      </w:r>
      <w:proofErr w:type="spellEnd"/>
      <w:r w:rsidRPr="00D15066">
        <w:rPr>
          <w:b/>
          <w:bCs/>
          <w:sz w:val="26"/>
          <w:szCs w:val="26"/>
        </w:rPr>
        <w:t xml:space="preserve">, Chi </w:t>
      </w:r>
      <w:proofErr w:type="spellStart"/>
      <w:r w:rsidRPr="00D15066">
        <w:rPr>
          <w:b/>
          <w:bCs/>
          <w:sz w:val="26"/>
          <w:szCs w:val="26"/>
        </w:rPr>
        <w:t>phí</w:t>
      </w:r>
      <w:proofErr w:type="spellEnd"/>
      <w:r w:rsidRPr="00D15066">
        <w:rPr>
          <w:b/>
          <w:bCs/>
          <w:sz w:val="26"/>
          <w:szCs w:val="26"/>
        </w:rPr>
        <w:t xml:space="preserve"> &amp; </w:t>
      </w:r>
      <w:proofErr w:type="spellStart"/>
      <w:r w:rsidRPr="00D15066">
        <w:rPr>
          <w:b/>
          <w:bCs/>
          <w:sz w:val="26"/>
          <w:szCs w:val="26"/>
        </w:rPr>
        <w:t>Hợp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đồng</w:t>
      </w:r>
      <w:proofErr w:type="spellEnd"/>
      <w:r w:rsidRPr="00D15066">
        <w:rPr>
          <w:b/>
          <w:bCs/>
          <w:sz w:val="26"/>
          <w:szCs w:val="26"/>
        </w:rPr>
        <w:t xml:space="preserve"> (Finance &amp; Contract)</w:t>
      </w:r>
    </w:p>
    <w:p w14:paraId="477AFF96" w14:textId="77777777" w:rsidR="00035118" w:rsidRPr="00D15066" w:rsidRDefault="00035118" w:rsidP="00035118">
      <w:pPr>
        <w:ind w:left="1080" w:firstLine="360"/>
        <w:rPr>
          <w:b/>
          <w:bCs/>
          <w:sz w:val="26"/>
          <w:szCs w:val="26"/>
        </w:rPr>
      </w:pPr>
    </w:p>
    <w:p w14:paraId="55A8756A" w14:textId="77777777" w:rsidR="00035118" w:rsidRPr="00D15066" w:rsidRDefault="00035118" w:rsidP="00035118">
      <w:pPr>
        <w:tabs>
          <w:tab w:val="left" w:pos="8460"/>
        </w:tabs>
        <w:ind w:left="1440"/>
        <w:rPr>
          <w:sz w:val="26"/>
          <w:szCs w:val="26"/>
        </w:rPr>
      </w:pPr>
      <w:r w:rsidRPr="00D15066">
        <w:rPr>
          <w:sz w:val="26"/>
          <w:szCs w:val="26"/>
        </w:rPr>
        <w:t xml:space="preserve">- Upload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 demo </w:t>
      </w:r>
      <w:proofErr w:type="spellStart"/>
      <w:r w:rsidRPr="00D15066">
        <w:rPr>
          <w:sz w:val="26"/>
          <w:szCs w:val="26"/>
        </w:rPr>
        <w:t>để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kiểm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ý.</w:t>
      </w:r>
    </w:p>
    <w:p w14:paraId="70A27DA6" w14:textId="55B32C1A" w:rsidR="00035118" w:rsidRPr="00D15066" w:rsidRDefault="00035118" w:rsidP="00035118">
      <w:pPr>
        <w:numPr>
          <w:ilvl w:val="0"/>
          <w:numId w:val="14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Số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tiền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ứng</w:t>
      </w:r>
      <w:proofErr w:type="spellEnd"/>
      <w:r w:rsidRPr="00D15066">
        <w:rPr>
          <w:sz w:val="26"/>
          <w:szCs w:val="26"/>
        </w:rPr>
        <w:t xml:space="preserve">: </w:t>
      </w:r>
      <w:r w:rsidR="00AE24D7">
        <w:rPr>
          <w:b/>
          <w:bCs/>
          <w:sz w:val="26"/>
          <w:szCs w:val="26"/>
        </w:rPr>
        <w:t>35</w:t>
      </w:r>
      <w:r w:rsidRPr="00D15066">
        <w:rPr>
          <w:b/>
          <w:bCs/>
          <w:sz w:val="26"/>
          <w:szCs w:val="26"/>
        </w:rPr>
        <w:t xml:space="preserve">.000.000 </w:t>
      </w:r>
      <w:r w:rsidRPr="00D15066">
        <w:rPr>
          <w:sz w:val="26"/>
          <w:szCs w:val="26"/>
        </w:rPr>
        <w:t>VNĐ.</w:t>
      </w:r>
    </w:p>
    <w:p w14:paraId="6294A3A6" w14:textId="7D875763" w:rsidR="003C6A7A" w:rsidRPr="00D15066" w:rsidRDefault="005703C0">
      <w:pPr>
        <w:numPr>
          <w:ilvl w:val="0"/>
          <w:numId w:val="3"/>
        </w:numPr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Giai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</w:t>
      </w:r>
      <w:r w:rsidR="00035118" w:rsidRPr="00D15066">
        <w:rPr>
          <w:sz w:val="26"/>
          <w:szCs w:val="26"/>
        </w:rPr>
        <w:t>4</w:t>
      </w:r>
      <w:r w:rsidRPr="00D15066">
        <w:rPr>
          <w:sz w:val="26"/>
          <w:szCs w:val="26"/>
        </w:rPr>
        <w:t>(</w:t>
      </w:r>
      <w:proofErr w:type="spellStart"/>
      <w:r w:rsidRPr="00D15066">
        <w:rPr>
          <w:sz w:val="26"/>
          <w:szCs w:val="26"/>
        </w:rPr>
        <w:t>sau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đoạn</w:t>
      </w:r>
      <w:proofErr w:type="spellEnd"/>
      <w:r w:rsidRPr="00D15066">
        <w:rPr>
          <w:sz w:val="26"/>
          <w:szCs w:val="26"/>
        </w:rPr>
        <w:t xml:space="preserve"> </w:t>
      </w:r>
      <w:r w:rsidR="00E60DA8" w:rsidRPr="00D15066">
        <w:rPr>
          <w:sz w:val="26"/>
          <w:szCs w:val="26"/>
        </w:rPr>
        <w:t>3</w:t>
      </w:r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r w:rsidR="002D1C14" w:rsidRPr="00D15066">
        <w:rPr>
          <w:sz w:val="26"/>
          <w:szCs w:val="26"/>
        </w:rPr>
        <w:t>3</w:t>
      </w:r>
      <w:r w:rsidRPr="00D15066">
        <w:rPr>
          <w:sz w:val="26"/>
          <w:szCs w:val="26"/>
        </w:rPr>
        <w:t xml:space="preserve">0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):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còn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(</w:t>
      </w:r>
      <w:r w:rsidR="00A44B28" w:rsidRPr="00D15066">
        <w:rPr>
          <w:b/>
          <w:bCs/>
          <w:sz w:val="26"/>
          <w:szCs w:val="26"/>
        </w:rPr>
        <w:t>2</w:t>
      </w:r>
      <w:r w:rsidRPr="00D15066">
        <w:rPr>
          <w:b/>
          <w:bCs/>
          <w:sz w:val="26"/>
          <w:szCs w:val="26"/>
        </w:rPr>
        <w:t>0</w:t>
      </w:r>
      <w:proofErr w:type="gramStart"/>
      <w:r w:rsidRPr="00D15066">
        <w:rPr>
          <w:b/>
          <w:bCs/>
          <w:sz w:val="26"/>
          <w:szCs w:val="26"/>
        </w:rPr>
        <w:t>%</w:t>
      </w:r>
      <w:r w:rsidRPr="00D15066">
        <w:rPr>
          <w:sz w:val="26"/>
          <w:szCs w:val="26"/>
        </w:rPr>
        <w:t xml:space="preserve"> :</w:t>
      </w:r>
      <w:proofErr w:type="gramEnd"/>
      <w:r w:rsidRPr="00D15066">
        <w:rPr>
          <w:sz w:val="26"/>
          <w:szCs w:val="26"/>
        </w:rPr>
        <w:t xml:space="preserve"> </w:t>
      </w:r>
      <w:r w:rsidR="00A44B28" w:rsidRPr="00D15066">
        <w:rPr>
          <w:b/>
          <w:bCs/>
          <w:sz w:val="26"/>
          <w:szCs w:val="26"/>
        </w:rPr>
        <w:t>2</w:t>
      </w:r>
      <w:r w:rsidR="00E60DA8" w:rsidRPr="00D15066">
        <w:rPr>
          <w:b/>
          <w:bCs/>
          <w:sz w:val="26"/>
          <w:szCs w:val="26"/>
        </w:rPr>
        <w:t>8</w:t>
      </w:r>
      <w:r w:rsidR="005443BD" w:rsidRPr="00D15066">
        <w:rPr>
          <w:b/>
          <w:bCs/>
          <w:sz w:val="26"/>
          <w:szCs w:val="26"/>
        </w:rPr>
        <w:t>.</w:t>
      </w:r>
      <w:r w:rsidR="001C5324" w:rsidRPr="00D15066">
        <w:rPr>
          <w:b/>
          <w:bCs/>
          <w:sz w:val="26"/>
          <w:szCs w:val="26"/>
        </w:rPr>
        <w:t>0</w:t>
      </w:r>
      <w:r w:rsidR="00214856" w:rsidRPr="00D15066">
        <w:rPr>
          <w:b/>
          <w:bCs/>
          <w:sz w:val="26"/>
          <w:szCs w:val="26"/>
        </w:rPr>
        <w:t>00</w:t>
      </w:r>
      <w:r w:rsidR="005443BD" w:rsidRPr="00D15066">
        <w:rPr>
          <w:b/>
          <w:bCs/>
          <w:sz w:val="26"/>
          <w:szCs w:val="26"/>
        </w:rPr>
        <w:t>.000</w:t>
      </w:r>
      <w:r w:rsidRPr="00D15066">
        <w:rPr>
          <w:sz w:val="26"/>
          <w:szCs w:val="26"/>
        </w:rPr>
        <w:t xml:space="preserve"> VNĐ)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>:</w:t>
      </w:r>
    </w:p>
    <w:p w14:paraId="64181F82" w14:textId="38B9A4B5" w:rsidR="00E004DF" w:rsidRPr="00D15066" w:rsidRDefault="00E004DF" w:rsidP="00E004DF">
      <w:pPr>
        <w:ind w:left="1080" w:firstLine="360"/>
        <w:rPr>
          <w:b/>
          <w:bCs/>
          <w:sz w:val="26"/>
          <w:szCs w:val="26"/>
        </w:rPr>
      </w:pPr>
      <w:r w:rsidRPr="00D15066">
        <w:rPr>
          <w:sz w:val="26"/>
          <w:szCs w:val="26"/>
        </w:rPr>
        <w:t xml:space="preserve">- </w:t>
      </w:r>
      <w:proofErr w:type="spellStart"/>
      <w:r w:rsidRPr="00D15066">
        <w:rPr>
          <w:sz w:val="26"/>
          <w:szCs w:val="26"/>
        </w:rPr>
        <w:t>Lập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chức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nêu</w:t>
      </w:r>
      <w:proofErr w:type="spellEnd"/>
      <w:r w:rsidRPr="00D15066">
        <w:rPr>
          <w:sz w:val="26"/>
          <w:szCs w:val="26"/>
        </w:rPr>
        <w:t xml:space="preserve"> ở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thống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nhất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như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dưới</w:t>
      </w:r>
      <w:proofErr w:type="spellEnd"/>
      <w:r w:rsidRPr="00D15066">
        <w:rPr>
          <w:sz w:val="26"/>
          <w:szCs w:val="26"/>
        </w:rPr>
        <w:t>:</w:t>
      </w:r>
      <w:r w:rsidRPr="00D15066">
        <w:rPr>
          <w:sz w:val="26"/>
          <w:szCs w:val="26"/>
        </w:rPr>
        <w:br/>
        <w:t xml:space="preserve"> </w:t>
      </w:r>
      <w:r w:rsidRPr="00D15066">
        <w:rPr>
          <w:sz w:val="26"/>
          <w:szCs w:val="26"/>
        </w:rPr>
        <w:tab/>
      </w:r>
      <w:r w:rsidR="001C5324" w:rsidRPr="00D15066">
        <w:rPr>
          <w:sz w:val="26"/>
          <w:szCs w:val="26"/>
        </w:rPr>
        <w:tab/>
      </w:r>
      <w:r w:rsidRPr="00D15066">
        <w:rPr>
          <w:sz w:val="26"/>
          <w:szCs w:val="26"/>
        </w:rPr>
        <w:t xml:space="preserve"> </w:t>
      </w:r>
      <w:r w:rsidRPr="00D15066">
        <w:rPr>
          <w:b/>
          <w:bCs/>
          <w:sz w:val="26"/>
          <w:szCs w:val="26"/>
        </w:rPr>
        <w:t xml:space="preserve">Module Lưu </w:t>
      </w:r>
      <w:proofErr w:type="spellStart"/>
      <w:r w:rsidRPr="00D15066">
        <w:rPr>
          <w:b/>
          <w:bCs/>
          <w:sz w:val="26"/>
          <w:szCs w:val="26"/>
        </w:rPr>
        <w:t>trữ</w:t>
      </w:r>
      <w:proofErr w:type="spellEnd"/>
      <w:r w:rsidRPr="00D15066">
        <w:rPr>
          <w:b/>
          <w:bCs/>
          <w:sz w:val="26"/>
          <w:szCs w:val="26"/>
        </w:rPr>
        <w:t xml:space="preserve"> &amp; </w:t>
      </w:r>
      <w:proofErr w:type="spellStart"/>
      <w:r w:rsidRPr="00D15066">
        <w:rPr>
          <w:b/>
          <w:bCs/>
          <w:sz w:val="26"/>
          <w:szCs w:val="26"/>
        </w:rPr>
        <w:t>Tích</w:t>
      </w:r>
      <w:proofErr w:type="spellEnd"/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hợp</w:t>
      </w:r>
      <w:proofErr w:type="spellEnd"/>
      <w:r w:rsidRPr="00D15066">
        <w:rPr>
          <w:b/>
          <w:bCs/>
          <w:sz w:val="26"/>
          <w:szCs w:val="26"/>
        </w:rPr>
        <w:t xml:space="preserve"> Google Drive (Digital Assets)</w:t>
      </w:r>
    </w:p>
    <w:p w14:paraId="0C7DB54B" w14:textId="5C2FA97C" w:rsidR="00E004DF" w:rsidRPr="00D15066" w:rsidRDefault="00E004DF" w:rsidP="00E004DF">
      <w:pPr>
        <w:ind w:left="1080" w:firstLine="360"/>
        <w:rPr>
          <w:b/>
          <w:bCs/>
          <w:sz w:val="26"/>
          <w:szCs w:val="26"/>
        </w:rPr>
      </w:pPr>
      <w:r w:rsidRPr="00D15066">
        <w:rPr>
          <w:b/>
          <w:bCs/>
          <w:sz w:val="26"/>
          <w:szCs w:val="26"/>
        </w:rPr>
        <w:t xml:space="preserve"> </w:t>
      </w:r>
      <w:r w:rsidR="001C5324" w:rsidRPr="00D15066">
        <w:rPr>
          <w:b/>
          <w:bCs/>
          <w:sz w:val="26"/>
          <w:szCs w:val="26"/>
        </w:rPr>
        <w:tab/>
        <w:t xml:space="preserve"> </w:t>
      </w:r>
      <w:r w:rsidRPr="00D15066">
        <w:rPr>
          <w:b/>
          <w:bCs/>
          <w:sz w:val="26"/>
          <w:szCs w:val="26"/>
        </w:rPr>
        <w:t xml:space="preserve">Module Dashboard &amp; Báo </w:t>
      </w:r>
      <w:proofErr w:type="spellStart"/>
      <w:r w:rsidRPr="00D15066">
        <w:rPr>
          <w:b/>
          <w:bCs/>
          <w:sz w:val="26"/>
          <w:szCs w:val="26"/>
        </w:rPr>
        <w:t>cáo</w:t>
      </w:r>
      <w:proofErr w:type="spellEnd"/>
      <w:r w:rsidRPr="00D15066">
        <w:rPr>
          <w:b/>
          <w:bCs/>
          <w:sz w:val="26"/>
          <w:szCs w:val="26"/>
        </w:rPr>
        <w:t xml:space="preserve"> (Analytics)</w:t>
      </w:r>
    </w:p>
    <w:p w14:paraId="4DA0A369" w14:textId="1D17AAC9" w:rsidR="00E004DF" w:rsidRPr="00D15066" w:rsidRDefault="00E004DF" w:rsidP="001C5324">
      <w:pPr>
        <w:ind w:left="1800" w:firstLine="360"/>
        <w:rPr>
          <w:b/>
          <w:bCs/>
          <w:sz w:val="26"/>
          <w:szCs w:val="26"/>
          <w:lang w:val="vi-VN"/>
        </w:rPr>
      </w:pPr>
      <w:r w:rsidRPr="00D15066">
        <w:rPr>
          <w:b/>
          <w:bCs/>
          <w:sz w:val="26"/>
          <w:szCs w:val="26"/>
        </w:rPr>
        <w:t xml:space="preserve"> </w:t>
      </w:r>
      <w:proofErr w:type="spellStart"/>
      <w:r w:rsidRPr="00D15066">
        <w:rPr>
          <w:b/>
          <w:bCs/>
          <w:sz w:val="26"/>
          <w:szCs w:val="26"/>
        </w:rPr>
        <w:t>Chức</w:t>
      </w:r>
      <w:proofErr w:type="spellEnd"/>
      <w:r w:rsidRPr="00D15066">
        <w:rPr>
          <w:b/>
          <w:bCs/>
          <w:sz w:val="26"/>
          <w:szCs w:val="26"/>
        </w:rPr>
        <w:t xml:space="preserve"> năng </w:t>
      </w:r>
      <w:proofErr w:type="spellStart"/>
      <w:r w:rsidR="00A85F1E" w:rsidRPr="00D15066">
        <w:rPr>
          <w:b/>
          <w:bCs/>
          <w:sz w:val="26"/>
          <w:szCs w:val="26"/>
        </w:rPr>
        <w:t>còn</w:t>
      </w:r>
      <w:proofErr w:type="spellEnd"/>
      <w:r w:rsidR="00A85F1E" w:rsidRPr="00D15066">
        <w:rPr>
          <w:b/>
          <w:bCs/>
          <w:sz w:val="26"/>
          <w:szCs w:val="26"/>
          <w:lang w:val="vi-VN"/>
        </w:rPr>
        <w:t xml:space="preserve"> lại</w:t>
      </w:r>
    </w:p>
    <w:p w14:paraId="279C5B2A" w14:textId="26A9D095" w:rsidR="00E004DF" w:rsidRPr="00D15066" w:rsidRDefault="00E004DF" w:rsidP="00E004DF">
      <w:pPr>
        <w:ind w:left="1080"/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br/>
      </w:r>
    </w:p>
    <w:p w14:paraId="7B570599" w14:textId="25B9DC26" w:rsidR="003C6A7A" w:rsidRPr="00D15066" w:rsidRDefault="005703C0">
      <w:pPr>
        <w:rPr>
          <w:sz w:val="26"/>
          <w:szCs w:val="26"/>
        </w:rPr>
      </w:pPr>
      <w:r w:rsidRPr="00D15066">
        <w:rPr>
          <w:sz w:val="26"/>
          <w:szCs w:val="26"/>
        </w:rPr>
        <w:t xml:space="preserve">                       - </w:t>
      </w:r>
      <w:proofErr w:type="spellStart"/>
      <w:r w:rsidRPr="00D15066">
        <w:rPr>
          <w:sz w:val="26"/>
          <w:szCs w:val="26"/>
        </w:rPr>
        <w:t>Bổ</w:t>
      </w:r>
      <w:proofErr w:type="spellEnd"/>
      <w:r w:rsidRPr="00D15066">
        <w:rPr>
          <w:sz w:val="26"/>
          <w:szCs w:val="26"/>
        </w:rPr>
        <w:t xml:space="preserve"> sung, </w:t>
      </w:r>
      <w:proofErr w:type="spellStart"/>
      <w:r w:rsidRPr="00D15066">
        <w:rPr>
          <w:sz w:val="26"/>
          <w:szCs w:val="26"/>
        </w:rPr>
        <w:t>chỉnh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sửa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những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phần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còn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giai đoạn </w:t>
      </w:r>
      <w:r w:rsidR="00E60DA8" w:rsidRPr="00D15066">
        <w:rPr>
          <w:sz w:val="26"/>
          <w:szCs w:val="26"/>
        </w:rPr>
        <w:t>3</w:t>
      </w:r>
      <w:r w:rsidRPr="00D15066">
        <w:rPr>
          <w:sz w:val="26"/>
          <w:szCs w:val="26"/>
        </w:rPr>
        <w:t>.</w:t>
      </w:r>
    </w:p>
    <w:p w14:paraId="547EA6CE" w14:textId="77777777" w:rsidR="003C6A7A" w:rsidRPr="00D15066" w:rsidRDefault="005703C0">
      <w:pPr>
        <w:rPr>
          <w:sz w:val="26"/>
          <w:szCs w:val="26"/>
        </w:rPr>
      </w:pPr>
      <w:r w:rsidRPr="00D15066">
        <w:rPr>
          <w:sz w:val="26"/>
          <w:szCs w:val="26"/>
        </w:rPr>
        <w:t xml:space="preserve">   </w:t>
      </w:r>
      <w:r w:rsidRPr="00D15066">
        <w:rPr>
          <w:sz w:val="26"/>
          <w:szCs w:val="26"/>
        </w:rPr>
        <w:tab/>
        <w:t xml:space="preserve">            - </w:t>
      </w:r>
      <w:proofErr w:type="spellStart"/>
      <w:r w:rsidRPr="00D15066">
        <w:rPr>
          <w:sz w:val="26"/>
          <w:szCs w:val="26"/>
        </w:rPr>
        <w:t>Hướng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dẫn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hỗ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nhật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thông</w:t>
      </w:r>
      <w:proofErr w:type="spellEnd"/>
      <w:r w:rsidRPr="00D15066">
        <w:rPr>
          <w:sz w:val="26"/>
          <w:szCs w:val="26"/>
        </w:rPr>
        <w:t xml:space="preserve"> tin.</w:t>
      </w:r>
    </w:p>
    <w:p w14:paraId="19D22027" w14:textId="77777777" w:rsidR="003C6A7A" w:rsidRPr="00D15066" w:rsidRDefault="005703C0">
      <w:pPr>
        <w:rPr>
          <w:sz w:val="26"/>
          <w:szCs w:val="26"/>
        </w:rPr>
      </w:pPr>
      <w:r w:rsidRPr="00D15066">
        <w:rPr>
          <w:sz w:val="26"/>
          <w:szCs w:val="26"/>
        </w:rPr>
        <w:tab/>
      </w:r>
      <w:r w:rsidRPr="00D15066">
        <w:rPr>
          <w:sz w:val="26"/>
          <w:szCs w:val="26"/>
        </w:rPr>
        <w:tab/>
        <w:t xml:space="preserve"> - </w:t>
      </w:r>
      <w:proofErr w:type="spellStart"/>
      <w:r w:rsidRPr="00D15066">
        <w:rPr>
          <w:sz w:val="26"/>
          <w:szCs w:val="26"/>
        </w:rPr>
        <w:t>Hướng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dẫn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trị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để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tự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nhật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thông</w:t>
      </w:r>
      <w:proofErr w:type="spellEnd"/>
      <w:r w:rsidRPr="00D15066">
        <w:rPr>
          <w:sz w:val="26"/>
          <w:szCs w:val="26"/>
        </w:rPr>
        <w:t xml:space="preserve"> tin.</w:t>
      </w:r>
    </w:p>
    <w:p w14:paraId="2D28408D" w14:textId="77777777" w:rsidR="003C6A7A" w:rsidRPr="00D15066" w:rsidRDefault="005703C0">
      <w:pPr>
        <w:ind w:left="720" w:firstLine="720"/>
        <w:rPr>
          <w:sz w:val="26"/>
          <w:szCs w:val="26"/>
        </w:rPr>
      </w:pPr>
      <w:r w:rsidRPr="00D15066">
        <w:rPr>
          <w:sz w:val="26"/>
          <w:szCs w:val="26"/>
        </w:rPr>
        <w:t xml:space="preserve"> - </w:t>
      </w:r>
      <w:proofErr w:type="spellStart"/>
      <w:r w:rsidRPr="00D15066">
        <w:rPr>
          <w:sz w:val="26"/>
          <w:szCs w:val="26"/>
        </w:rPr>
        <w:t>Giải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quyết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vấn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đề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trị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lỗi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sinh</w:t>
      </w:r>
      <w:proofErr w:type="spellEnd"/>
      <w:r w:rsidRPr="00D15066">
        <w:rPr>
          <w:sz w:val="26"/>
          <w:szCs w:val="26"/>
        </w:rPr>
        <w:t>.</w:t>
      </w:r>
    </w:p>
    <w:p w14:paraId="7C412687" w14:textId="77777777" w:rsidR="003C6A7A" w:rsidRPr="00D15066" w:rsidRDefault="005703C0">
      <w:pPr>
        <w:ind w:left="1500"/>
        <w:rPr>
          <w:sz w:val="26"/>
          <w:szCs w:val="26"/>
        </w:rPr>
      </w:pPr>
      <w:r w:rsidRPr="00D15066">
        <w:rPr>
          <w:sz w:val="26"/>
          <w:szCs w:val="26"/>
        </w:rPr>
        <w:t xml:space="preserve">-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, upload website </w:t>
      </w:r>
      <w:proofErr w:type="spellStart"/>
      <w:r w:rsidRPr="00D15066">
        <w:rPr>
          <w:sz w:val="26"/>
          <w:szCs w:val="26"/>
        </w:rPr>
        <w:t>lên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địa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trang</w:t>
      </w:r>
      <w:proofErr w:type="spellEnd"/>
      <w:r w:rsidRPr="00D15066">
        <w:rPr>
          <w:sz w:val="26"/>
          <w:szCs w:val="26"/>
        </w:rPr>
        <w:t xml:space="preserve"> web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cung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cấp</w:t>
      </w:r>
      <w:proofErr w:type="spellEnd"/>
      <w:r w:rsidRPr="00D15066">
        <w:rPr>
          <w:sz w:val="26"/>
          <w:szCs w:val="26"/>
        </w:rPr>
        <w:t xml:space="preserve"> (hosting, domain).</w:t>
      </w:r>
    </w:p>
    <w:p w14:paraId="6A7009EB" w14:textId="77777777" w:rsidR="003C6A7A" w:rsidRPr="00D15066" w:rsidRDefault="005703C0">
      <w:pPr>
        <w:ind w:left="720" w:firstLine="720"/>
        <w:rPr>
          <w:sz w:val="26"/>
          <w:szCs w:val="26"/>
        </w:rPr>
      </w:pPr>
      <w:r w:rsidRPr="00D15066">
        <w:rPr>
          <w:sz w:val="26"/>
          <w:szCs w:val="26"/>
        </w:rPr>
        <w:t xml:space="preserve"> - Tiến </w:t>
      </w:r>
      <w:proofErr w:type="spellStart"/>
      <w:r w:rsidRPr="00D15066">
        <w:rPr>
          <w:sz w:val="26"/>
          <w:szCs w:val="26"/>
        </w:rPr>
        <w:t>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làm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thủ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tục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>.</w:t>
      </w:r>
    </w:p>
    <w:p w14:paraId="67396664" w14:textId="77777777" w:rsidR="003C6A7A" w:rsidRPr="00D15066" w:rsidRDefault="005703C0">
      <w:pPr>
        <w:numPr>
          <w:ilvl w:val="0"/>
          <w:numId w:val="13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trong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kế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có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sinh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thêm</w:t>
      </w:r>
      <w:proofErr w:type="spellEnd"/>
      <w:r w:rsidRPr="00D15066">
        <w:rPr>
          <w:sz w:val="26"/>
          <w:szCs w:val="26"/>
        </w:rPr>
        <w:t xml:space="preserve"> chi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</w:t>
      </w:r>
      <w:proofErr w:type="spellStart"/>
      <w:r w:rsidRPr="00D15066">
        <w:rPr>
          <w:sz w:val="26"/>
          <w:szCs w:val="26"/>
        </w:rPr>
        <w:t>có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trách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nhiệm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đầy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đủ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khoản</w:t>
      </w:r>
      <w:proofErr w:type="spellEnd"/>
      <w:r w:rsidRPr="00D15066">
        <w:rPr>
          <w:sz w:val="26"/>
          <w:szCs w:val="26"/>
        </w:rPr>
        <w:t xml:space="preserve"> chi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sinh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ngoài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trị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tính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>.</w:t>
      </w:r>
    </w:p>
    <w:p w14:paraId="201A0B5B" w14:textId="77777777" w:rsidR="003C6A7A" w:rsidRPr="00D15066" w:rsidRDefault="005703C0">
      <w:pPr>
        <w:numPr>
          <w:ilvl w:val="0"/>
          <w:numId w:val="13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số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tiền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còn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tổng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tế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ngay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biên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website. </w:t>
      </w: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trong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gian</w:t>
      </w:r>
      <w:proofErr w:type="spellEnd"/>
      <w:r w:rsidRPr="00D15066">
        <w:rPr>
          <w:sz w:val="26"/>
          <w:szCs w:val="26"/>
        </w:rPr>
        <w:t xml:space="preserve"> 14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nghiệm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thu</w:t>
      </w:r>
      <w:proofErr w:type="spellEnd"/>
      <w:r w:rsidRPr="00D15066">
        <w:rPr>
          <w:sz w:val="26"/>
          <w:szCs w:val="26"/>
        </w:rPr>
        <w:t xml:space="preserve"> website,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chưa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chi </w:t>
      </w:r>
      <w:proofErr w:type="spellStart"/>
      <w:r w:rsidRPr="00D15066">
        <w:rPr>
          <w:sz w:val="26"/>
          <w:szCs w:val="26"/>
        </w:rPr>
        <w:t>phí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còn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thì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dự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làm</w:t>
      </w:r>
      <w:proofErr w:type="spellEnd"/>
      <w:r w:rsidRPr="00D15066">
        <w:rPr>
          <w:sz w:val="26"/>
          <w:szCs w:val="26"/>
        </w:rPr>
        <w:t xml:space="preserve"> web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được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ngưng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chuyển</w:t>
      </w:r>
      <w:proofErr w:type="spellEnd"/>
      <w:r w:rsidRPr="00D15066">
        <w:rPr>
          <w:sz w:val="26"/>
          <w:szCs w:val="26"/>
        </w:rPr>
        <w:t xml:space="preserve"> website sang </w:t>
      </w:r>
      <w:proofErr w:type="spellStart"/>
      <w:r w:rsidRPr="00D15066">
        <w:rPr>
          <w:sz w:val="26"/>
          <w:szCs w:val="26"/>
        </w:rPr>
        <w:t>tình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trạng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lý</w:t>
      </w:r>
      <w:proofErr w:type="spellEnd"/>
      <w:r w:rsidRPr="00D15066">
        <w:rPr>
          <w:sz w:val="26"/>
          <w:szCs w:val="26"/>
        </w:rPr>
        <w:t xml:space="preserve">.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cần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đến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tiếp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làm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việc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với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thủ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tục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cũng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như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mở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trang</w:t>
      </w:r>
      <w:proofErr w:type="spellEnd"/>
      <w:r w:rsidRPr="00D15066">
        <w:rPr>
          <w:sz w:val="26"/>
          <w:szCs w:val="26"/>
        </w:rPr>
        <w:t xml:space="preserve"> web </w:t>
      </w:r>
      <w:proofErr w:type="spellStart"/>
      <w:r w:rsidRPr="00D15066">
        <w:rPr>
          <w:sz w:val="26"/>
          <w:szCs w:val="26"/>
        </w:rPr>
        <w:t>hoạt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động</w:t>
      </w:r>
      <w:proofErr w:type="spellEnd"/>
      <w:r w:rsidRPr="00D15066">
        <w:rPr>
          <w:sz w:val="26"/>
          <w:szCs w:val="26"/>
        </w:rPr>
        <w:t>.</w:t>
      </w:r>
    </w:p>
    <w:p w14:paraId="223273A8" w14:textId="77777777" w:rsidR="003C6A7A" w:rsidRPr="00D15066" w:rsidRDefault="003C6A7A">
      <w:pPr>
        <w:tabs>
          <w:tab w:val="left" w:pos="8460"/>
        </w:tabs>
        <w:ind w:left="720"/>
        <w:rPr>
          <w:sz w:val="20"/>
          <w:szCs w:val="20"/>
        </w:rPr>
      </w:pPr>
    </w:p>
    <w:p w14:paraId="048BC675" w14:textId="77777777" w:rsidR="003C6A7A" w:rsidRPr="00D15066" w:rsidRDefault="003C6A7A">
      <w:pPr>
        <w:tabs>
          <w:tab w:val="left" w:pos="8460"/>
        </w:tabs>
        <w:ind w:left="720"/>
        <w:rPr>
          <w:sz w:val="20"/>
          <w:szCs w:val="20"/>
        </w:rPr>
      </w:pPr>
    </w:p>
    <w:p w14:paraId="0149227E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6DBCE0C9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4: TRÁCH NHIỆM VÀ QUYỀN </w:t>
      </w:r>
      <w:proofErr w:type="gramStart"/>
      <w:r w:rsidRPr="00D15066">
        <w:rPr>
          <w:b/>
          <w:sz w:val="28"/>
          <w:szCs w:val="28"/>
        </w:rPr>
        <w:t>LỢI  BÊN</w:t>
      </w:r>
      <w:proofErr w:type="gramEnd"/>
      <w:r w:rsidRPr="00D15066">
        <w:rPr>
          <w:b/>
          <w:sz w:val="28"/>
          <w:szCs w:val="28"/>
        </w:rPr>
        <w:t xml:space="preserve"> B. </w:t>
      </w:r>
    </w:p>
    <w:p w14:paraId="020874E3" w14:textId="77777777" w:rsidR="003C6A7A" w:rsidRPr="00D15066" w:rsidRDefault="003C6A7A">
      <w:pPr>
        <w:tabs>
          <w:tab w:val="left" w:pos="8460"/>
        </w:tabs>
        <w:ind w:firstLine="360"/>
        <w:rPr>
          <w:sz w:val="20"/>
          <w:szCs w:val="20"/>
        </w:rPr>
      </w:pPr>
    </w:p>
    <w:p w14:paraId="1978DCB1" w14:textId="77777777" w:rsidR="003C6A7A" w:rsidRPr="00D15066" w:rsidRDefault="005703C0">
      <w:pPr>
        <w:tabs>
          <w:tab w:val="left" w:pos="8460"/>
        </w:tabs>
        <w:ind w:firstLine="360"/>
      </w:pPr>
      <w:r w:rsidRPr="00D15066">
        <w:rPr>
          <w:b/>
        </w:rPr>
        <w:t xml:space="preserve">4.1   </w:t>
      </w:r>
      <w:proofErr w:type="spellStart"/>
      <w:r w:rsidRPr="00D15066">
        <w:rPr>
          <w:b/>
        </w:rPr>
        <w:t>Trách</w:t>
      </w:r>
      <w:proofErr w:type="spellEnd"/>
      <w:r w:rsidRPr="00D15066">
        <w:rPr>
          <w:b/>
        </w:rPr>
        <w:t xml:space="preserve"> </w:t>
      </w:r>
      <w:proofErr w:type="spellStart"/>
      <w:r w:rsidRPr="00D15066">
        <w:rPr>
          <w:b/>
        </w:rPr>
        <w:t>nhiệm</w:t>
      </w:r>
      <w:proofErr w:type="spellEnd"/>
      <w:r w:rsidRPr="00D15066">
        <w:rPr>
          <w:b/>
        </w:rPr>
        <w:t xml:space="preserve"> </w:t>
      </w:r>
      <w:proofErr w:type="spellStart"/>
      <w:r w:rsidRPr="00D15066">
        <w:rPr>
          <w:b/>
        </w:rPr>
        <w:t>của</w:t>
      </w:r>
      <w:proofErr w:type="spellEnd"/>
      <w:r w:rsidRPr="00D15066">
        <w:rPr>
          <w:b/>
        </w:rPr>
        <w:t xml:space="preserve"> </w:t>
      </w:r>
      <w:proofErr w:type="spellStart"/>
      <w:r w:rsidRPr="00D15066">
        <w:rPr>
          <w:b/>
        </w:rPr>
        <w:t>bên</w:t>
      </w:r>
      <w:proofErr w:type="spellEnd"/>
      <w:r w:rsidRPr="00D15066">
        <w:rPr>
          <w:b/>
        </w:rPr>
        <w:t xml:space="preserve"> B.</w:t>
      </w:r>
    </w:p>
    <w:p w14:paraId="4CB73CEE" w14:textId="77777777" w:rsidR="003C6A7A" w:rsidRPr="00D15066" w:rsidRDefault="005703C0">
      <w:pPr>
        <w:numPr>
          <w:ilvl w:val="0"/>
          <w:numId w:val="4"/>
        </w:numPr>
        <w:tabs>
          <w:tab w:val="left" w:pos="8460"/>
        </w:tabs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Cung </w:t>
      </w:r>
      <w:proofErr w:type="spellStart"/>
      <w:r w:rsidRPr="00D15066">
        <w:rPr>
          <w:sz w:val="26"/>
          <w:szCs w:val="26"/>
        </w:rPr>
        <w:t>cấp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đầy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đủ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kịp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tài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dữ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cần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theo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đăng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ký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>.</w:t>
      </w:r>
    </w:p>
    <w:p w14:paraId="2CA96402" w14:textId="77777777" w:rsidR="003C6A7A" w:rsidRPr="00D15066" w:rsidRDefault="005703C0">
      <w:pPr>
        <w:numPr>
          <w:ilvl w:val="0"/>
          <w:numId w:val="4"/>
        </w:numPr>
        <w:tabs>
          <w:tab w:val="left" w:pos="8460"/>
        </w:tabs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Thanh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đầy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đủ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đúng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hạn</w:t>
      </w:r>
      <w:proofErr w:type="spellEnd"/>
      <w:r w:rsidRPr="00D15066">
        <w:rPr>
          <w:sz w:val="26"/>
          <w:szCs w:val="26"/>
        </w:rPr>
        <w:t>.</w:t>
      </w:r>
    </w:p>
    <w:p w14:paraId="796E69A1" w14:textId="77777777" w:rsidR="003C6A7A" w:rsidRPr="00D15066" w:rsidRDefault="005703C0">
      <w:pPr>
        <w:numPr>
          <w:ilvl w:val="0"/>
          <w:numId w:val="4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lastRenderedPageBreak/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Chịu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trách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nhiệm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về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nội</w:t>
      </w:r>
      <w:proofErr w:type="spellEnd"/>
      <w:r w:rsidRPr="00D15066">
        <w:rPr>
          <w:sz w:val="26"/>
          <w:szCs w:val="26"/>
        </w:rPr>
        <w:t xml:space="preserve"> dung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hàng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hóa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bán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theo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luật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nước</w:t>
      </w:r>
      <w:proofErr w:type="spellEnd"/>
      <w:r w:rsidRPr="00D15066">
        <w:rPr>
          <w:sz w:val="26"/>
          <w:szCs w:val="26"/>
        </w:rPr>
        <w:t xml:space="preserve"> CHXHCN Việt Nam.</w:t>
      </w:r>
      <w:r w:rsidRPr="00D15066">
        <w:rPr>
          <w:b/>
          <w:color w:val="FF0000"/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br/>
        <w:t xml:space="preserve">Quyền </w:t>
      </w:r>
      <w:proofErr w:type="spellStart"/>
      <w:r w:rsidRPr="00D15066">
        <w:rPr>
          <w:b/>
          <w:sz w:val="26"/>
          <w:szCs w:val="26"/>
        </w:rPr>
        <w:t>lợi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của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bên</w:t>
      </w:r>
      <w:proofErr w:type="spellEnd"/>
      <w:r w:rsidRPr="00D15066">
        <w:rPr>
          <w:b/>
          <w:sz w:val="26"/>
          <w:szCs w:val="26"/>
        </w:rPr>
        <w:t xml:space="preserve"> B.</w:t>
      </w:r>
    </w:p>
    <w:p w14:paraId="1BD73B94" w14:textId="77777777" w:rsidR="003C6A7A" w:rsidRPr="00D15066" w:rsidRDefault="005703C0">
      <w:pPr>
        <w:numPr>
          <w:ilvl w:val="0"/>
          <w:numId w:val="9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Yêu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cầu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A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đúng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tiến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chất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lượng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công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việc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nêu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>.</w:t>
      </w:r>
    </w:p>
    <w:p w14:paraId="2B155A6F" w14:textId="77777777" w:rsidR="003C6A7A" w:rsidRPr="00D15066" w:rsidRDefault="005703C0">
      <w:pPr>
        <w:numPr>
          <w:ilvl w:val="0"/>
          <w:numId w:val="9"/>
        </w:numPr>
        <w:tabs>
          <w:tab w:val="left" w:pos="8460"/>
        </w:tabs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Thu </w:t>
      </w:r>
      <w:proofErr w:type="spellStart"/>
      <w:r w:rsidRPr="00D15066">
        <w:rPr>
          <w:sz w:val="26"/>
          <w:szCs w:val="26"/>
        </w:rPr>
        <w:t>hồi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dữ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mà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thời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yêu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cầu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xoá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bỏ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dữ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lưu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hệ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thống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máy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tính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được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lý</w:t>
      </w:r>
      <w:proofErr w:type="spellEnd"/>
      <w:r w:rsidRPr="00D15066">
        <w:rPr>
          <w:sz w:val="26"/>
          <w:szCs w:val="26"/>
        </w:rPr>
        <w:t>.</w:t>
      </w:r>
    </w:p>
    <w:p w14:paraId="6D3B1A9B" w14:textId="5884AE40" w:rsidR="003C6A7A" w:rsidRPr="00D15066" w:rsidRDefault="005703C0">
      <w:pPr>
        <w:numPr>
          <w:ilvl w:val="0"/>
          <w:numId w:val="9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phải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source </w:t>
      </w:r>
      <w:proofErr w:type="gramStart"/>
      <w:r w:rsidRPr="00D15066">
        <w:rPr>
          <w:sz w:val="26"/>
          <w:szCs w:val="26"/>
        </w:rPr>
        <w:t>code(</w:t>
      </w:r>
      <w:proofErr w:type="gramEnd"/>
      <w:r w:rsidRPr="00D15066">
        <w:rPr>
          <w:b/>
          <w:sz w:val="26"/>
          <w:szCs w:val="26"/>
        </w:rPr>
        <w:t xml:space="preserve">Website </w:t>
      </w:r>
      <w:proofErr w:type="spellStart"/>
      <w:r w:rsidRPr="00D15066">
        <w:rPr>
          <w:b/>
          <w:sz w:val="26"/>
          <w:szCs w:val="26"/>
        </w:rPr>
        <w:t>Ni</w:t>
      </w:r>
      <w:r w:rsidR="00E401FB" w:rsidRPr="00D15066">
        <w:rPr>
          <w:b/>
          <w:sz w:val="26"/>
          <w:szCs w:val="26"/>
        </w:rPr>
        <w:t>con</w:t>
      </w:r>
      <w:proofErr w:type="spellEnd"/>
      <w:r w:rsidRPr="00D15066">
        <w:rPr>
          <w:sz w:val="26"/>
          <w:szCs w:val="26"/>
        </w:rPr>
        <w:t xml:space="preserve">)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>.</w:t>
      </w:r>
    </w:p>
    <w:p w14:paraId="0F7894B0" w14:textId="77777777" w:rsidR="003C6A7A" w:rsidRPr="00D15066" w:rsidRDefault="003C6A7A">
      <w:pPr>
        <w:tabs>
          <w:tab w:val="left" w:pos="8460"/>
        </w:tabs>
        <w:ind w:left="720"/>
        <w:rPr>
          <w:sz w:val="20"/>
          <w:szCs w:val="20"/>
        </w:rPr>
      </w:pPr>
    </w:p>
    <w:p w14:paraId="1FECD877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5: TRÁCH NHIỆM VÀ NHIỆM VỤ CỦA BÊN A.</w:t>
      </w:r>
    </w:p>
    <w:p w14:paraId="5C390D5E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13C2BB93" w14:textId="77777777" w:rsidR="003C6A7A" w:rsidRPr="00D15066" w:rsidRDefault="005703C0">
      <w:pPr>
        <w:numPr>
          <w:ilvl w:val="1"/>
          <w:numId w:val="6"/>
        </w:numPr>
        <w:tabs>
          <w:tab w:val="left" w:pos="8460"/>
        </w:tabs>
        <w:rPr>
          <w:sz w:val="26"/>
          <w:szCs w:val="26"/>
        </w:rPr>
      </w:pPr>
      <w:proofErr w:type="spellStart"/>
      <w:r w:rsidRPr="00D15066">
        <w:rPr>
          <w:b/>
          <w:sz w:val="26"/>
          <w:szCs w:val="26"/>
        </w:rPr>
        <w:t>Trách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nhiệm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của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bên</w:t>
      </w:r>
      <w:proofErr w:type="spellEnd"/>
      <w:r w:rsidRPr="00D15066">
        <w:rPr>
          <w:b/>
          <w:sz w:val="26"/>
          <w:szCs w:val="26"/>
        </w:rPr>
        <w:t xml:space="preserve"> A.</w:t>
      </w:r>
    </w:p>
    <w:p w14:paraId="30A2A383" w14:textId="77777777" w:rsidR="003C6A7A" w:rsidRPr="00D15066" w:rsidRDefault="005703C0">
      <w:pPr>
        <w:numPr>
          <w:ilvl w:val="0"/>
          <w:numId w:val="7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công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việc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được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định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proofErr w:type="gramStart"/>
      <w:r w:rsidRPr="00D15066">
        <w:rPr>
          <w:sz w:val="26"/>
          <w:szCs w:val="26"/>
        </w:rPr>
        <w:t>trong</w:t>
      </w:r>
      <w:proofErr w:type="spellEnd"/>
      <w:r w:rsidRPr="00D15066">
        <w:rPr>
          <w:sz w:val="26"/>
          <w:szCs w:val="26"/>
        </w:rPr>
        <w:t xml:space="preserve">  </w:t>
      </w:r>
      <w:proofErr w:type="spellStart"/>
      <w:r w:rsidRPr="00D15066">
        <w:rPr>
          <w:sz w:val="26"/>
          <w:szCs w:val="26"/>
        </w:rPr>
        <w:t>kèm</w:t>
      </w:r>
      <w:proofErr w:type="spellEnd"/>
      <w:proofErr w:type="gram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theo.</w:t>
      </w:r>
      <w:proofErr w:type="spellEnd"/>
    </w:p>
    <w:p w14:paraId="6A679967" w14:textId="77777777" w:rsidR="003C6A7A" w:rsidRPr="00D15066" w:rsidRDefault="005703C0">
      <w:pPr>
        <w:numPr>
          <w:ilvl w:val="0"/>
          <w:numId w:val="7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sửa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lỗi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sinh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trong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</w:t>
      </w:r>
      <w:proofErr w:type="spellStart"/>
      <w:r w:rsidRPr="00D15066">
        <w:rPr>
          <w:sz w:val="26"/>
          <w:szCs w:val="26"/>
        </w:rPr>
        <w:t>tiến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chạy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thử</w:t>
      </w:r>
      <w:proofErr w:type="spellEnd"/>
      <w:r w:rsidRPr="00D15066">
        <w:rPr>
          <w:sz w:val="26"/>
          <w:szCs w:val="26"/>
        </w:rPr>
        <w:t>.</w:t>
      </w:r>
    </w:p>
    <w:p w14:paraId="2374E2D4" w14:textId="77777777" w:rsidR="003C6A7A" w:rsidRPr="00D15066" w:rsidRDefault="005703C0">
      <w:pPr>
        <w:numPr>
          <w:ilvl w:val="0"/>
          <w:numId w:val="7"/>
        </w:numPr>
        <w:tabs>
          <w:tab w:val="left" w:pos="8460"/>
        </w:tabs>
        <w:rPr>
          <w:rFonts w:eastAsia="Noto Sans Symbols"/>
          <w:sz w:val="26"/>
          <w:szCs w:val="26"/>
        </w:rPr>
      </w:pPr>
      <w:r w:rsidRPr="00D15066">
        <w:rPr>
          <w:sz w:val="26"/>
          <w:szCs w:val="26"/>
        </w:rPr>
        <w:t xml:space="preserve">Bảo </w:t>
      </w:r>
      <w:proofErr w:type="spellStart"/>
      <w:r w:rsidRPr="00D15066">
        <w:rPr>
          <w:sz w:val="26"/>
          <w:szCs w:val="26"/>
        </w:rPr>
        <w:t>quản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lại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tài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dữ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được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công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việc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sau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công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việc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>.</w:t>
      </w:r>
    </w:p>
    <w:p w14:paraId="562EB3C2" w14:textId="77777777" w:rsidR="00D26EAD" w:rsidRPr="00D15066" w:rsidRDefault="00D26EAD">
      <w:pPr>
        <w:numPr>
          <w:ilvl w:val="0"/>
          <w:numId w:val="7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rFonts w:eastAsia="Noto Sans Symbols"/>
          <w:sz w:val="26"/>
          <w:szCs w:val="26"/>
        </w:rPr>
        <w:t>Bàn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giao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toàn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bộ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mã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nguồn</w:t>
      </w:r>
      <w:proofErr w:type="spellEnd"/>
      <w:r w:rsidRPr="00D15066">
        <w:rPr>
          <w:rFonts w:eastAsia="Noto Sans Symbols"/>
          <w:sz w:val="26"/>
          <w:szCs w:val="26"/>
        </w:rPr>
        <w:t xml:space="preserve"> website, bao </w:t>
      </w:r>
      <w:proofErr w:type="spellStart"/>
      <w:r w:rsidRPr="00D15066">
        <w:rPr>
          <w:rFonts w:eastAsia="Noto Sans Symbols"/>
          <w:sz w:val="26"/>
          <w:szCs w:val="26"/>
        </w:rPr>
        <w:t>gồm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mã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nguồn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gốc</w:t>
      </w:r>
      <w:proofErr w:type="spellEnd"/>
      <w:r w:rsidRPr="00D15066">
        <w:rPr>
          <w:rFonts w:eastAsia="Noto Sans Symbols"/>
          <w:sz w:val="26"/>
          <w:szCs w:val="26"/>
        </w:rPr>
        <w:t xml:space="preserve">, </w:t>
      </w:r>
      <w:proofErr w:type="spellStart"/>
      <w:r w:rsidRPr="00D15066">
        <w:rPr>
          <w:rFonts w:eastAsia="Noto Sans Symbols"/>
          <w:sz w:val="26"/>
          <w:szCs w:val="26"/>
        </w:rPr>
        <w:t>dữ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liệu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cấu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hình</w:t>
      </w:r>
      <w:proofErr w:type="spellEnd"/>
      <w:r w:rsidRPr="00D15066">
        <w:rPr>
          <w:rFonts w:eastAsia="Noto Sans Symbols"/>
          <w:sz w:val="26"/>
          <w:szCs w:val="26"/>
        </w:rPr>
        <w:t xml:space="preserve">, </w:t>
      </w:r>
      <w:proofErr w:type="spellStart"/>
      <w:r w:rsidRPr="00D15066">
        <w:rPr>
          <w:rFonts w:eastAsia="Noto Sans Symbols"/>
          <w:sz w:val="26"/>
          <w:szCs w:val="26"/>
        </w:rPr>
        <w:t>tài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nguyên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tĩnh</w:t>
      </w:r>
      <w:proofErr w:type="spellEnd"/>
      <w:r w:rsidRPr="00D15066">
        <w:rPr>
          <w:rFonts w:eastAsia="Noto Sans Symbols"/>
          <w:sz w:val="26"/>
          <w:szCs w:val="26"/>
        </w:rPr>
        <w:t xml:space="preserve"> (</w:t>
      </w:r>
      <w:proofErr w:type="spellStart"/>
      <w:r w:rsidRPr="00D15066">
        <w:rPr>
          <w:rFonts w:eastAsia="Noto Sans Symbols"/>
          <w:sz w:val="26"/>
          <w:szCs w:val="26"/>
        </w:rPr>
        <w:t>hình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ảnh</w:t>
      </w:r>
      <w:proofErr w:type="spellEnd"/>
      <w:r w:rsidRPr="00D15066">
        <w:rPr>
          <w:rFonts w:eastAsia="Noto Sans Symbols"/>
          <w:sz w:val="26"/>
          <w:szCs w:val="26"/>
        </w:rPr>
        <w:t xml:space="preserve">, CSS, JS), </w:t>
      </w:r>
      <w:proofErr w:type="spellStart"/>
      <w:r w:rsidRPr="00D15066">
        <w:rPr>
          <w:rFonts w:eastAsia="Noto Sans Symbols"/>
          <w:sz w:val="26"/>
          <w:szCs w:val="26"/>
        </w:rPr>
        <w:t>cơ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sở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dữ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liệu</w:t>
      </w:r>
      <w:proofErr w:type="spellEnd"/>
      <w:r w:rsidRPr="00D15066">
        <w:rPr>
          <w:rFonts w:eastAsia="Noto Sans Symbols"/>
          <w:sz w:val="26"/>
          <w:szCs w:val="26"/>
        </w:rPr>
        <w:t xml:space="preserve">, </w:t>
      </w:r>
      <w:proofErr w:type="spellStart"/>
      <w:r w:rsidRPr="00D15066">
        <w:rPr>
          <w:rFonts w:eastAsia="Noto Sans Symbols"/>
          <w:sz w:val="26"/>
          <w:szCs w:val="26"/>
        </w:rPr>
        <w:t>tài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liệu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hướng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dẫn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cài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đặt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và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vận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hành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hệ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thống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cho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bên</w:t>
      </w:r>
      <w:proofErr w:type="spellEnd"/>
      <w:r w:rsidRPr="00D15066">
        <w:rPr>
          <w:rFonts w:eastAsia="Noto Sans Symbols"/>
          <w:sz w:val="26"/>
          <w:szCs w:val="26"/>
        </w:rPr>
        <w:t xml:space="preserve"> B </w:t>
      </w:r>
      <w:proofErr w:type="spellStart"/>
      <w:r w:rsidRPr="00D15066">
        <w:rPr>
          <w:rFonts w:eastAsia="Noto Sans Symbols"/>
          <w:sz w:val="26"/>
          <w:szCs w:val="26"/>
        </w:rPr>
        <w:t>sau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khi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hoàn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thành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toàn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bộ</w:t>
      </w:r>
      <w:proofErr w:type="spellEnd"/>
      <w:r w:rsidRPr="00D15066">
        <w:rPr>
          <w:rFonts w:eastAsia="Noto Sans Symbols"/>
          <w:sz w:val="26"/>
          <w:szCs w:val="26"/>
        </w:rPr>
        <w:t xml:space="preserve"> website </w:t>
      </w:r>
      <w:proofErr w:type="spellStart"/>
      <w:r w:rsidRPr="00D15066">
        <w:rPr>
          <w:rFonts w:eastAsia="Noto Sans Symbols"/>
          <w:sz w:val="26"/>
          <w:szCs w:val="26"/>
        </w:rPr>
        <w:t>theo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đúng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yêu</w:t>
      </w:r>
      <w:proofErr w:type="spellEnd"/>
      <w:r w:rsidRPr="00D15066">
        <w:rPr>
          <w:rFonts w:eastAsia="Noto Sans Symbols"/>
          <w:sz w:val="26"/>
          <w:szCs w:val="26"/>
        </w:rPr>
        <w:t xml:space="preserve"> </w:t>
      </w:r>
      <w:proofErr w:type="spellStart"/>
      <w:r w:rsidRPr="00D15066">
        <w:rPr>
          <w:rFonts w:eastAsia="Noto Sans Symbols"/>
          <w:sz w:val="26"/>
          <w:szCs w:val="26"/>
        </w:rPr>
        <w:t>cầu</w:t>
      </w:r>
      <w:proofErr w:type="spellEnd"/>
      <w:r w:rsidRPr="00D15066">
        <w:rPr>
          <w:rFonts w:eastAsia="Noto Sans Symbols"/>
          <w:sz w:val="26"/>
          <w:szCs w:val="26"/>
        </w:rPr>
        <w:t>.</w:t>
      </w:r>
    </w:p>
    <w:p w14:paraId="58B30406" w14:textId="77777777" w:rsidR="003C6A7A" w:rsidRPr="00D15066" w:rsidRDefault="003C6A7A">
      <w:pPr>
        <w:tabs>
          <w:tab w:val="left" w:pos="8460"/>
        </w:tabs>
        <w:ind w:left="420"/>
        <w:rPr>
          <w:sz w:val="26"/>
          <w:szCs w:val="26"/>
        </w:rPr>
      </w:pPr>
    </w:p>
    <w:p w14:paraId="66AE3F42" w14:textId="77777777" w:rsidR="003C6A7A" w:rsidRPr="00D15066" w:rsidRDefault="005703C0">
      <w:pPr>
        <w:numPr>
          <w:ilvl w:val="1"/>
          <w:numId w:val="6"/>
        </w:numPr>
        <w:tabs>
          <w:tab w:val="left" w:pos="8460"/>
        </w:tabs>
        <w:rPr>
          <w:sz w:val="26"/>
          <w:szCs w:val="26"/>
        </w:rPr>
      </w:pPr>
      <w:r w:rsidRPr="00D15066">
        <w:rPr>
          <w:b/>
          <w:sz w:val="26"/>
          <w:szCs w:val="26"/>
        </w:rPr>
        <w:t xml:space="preserve">Quyền </w:t>
      </w:r>
      <w:proofErr w:type="spellStart"/>
      <w:r w:rsidRPr="00D15066">
        <w:rPr>
          <w:b/>
          <w:sz w:val="26"/>
          <w:szCs w:val="26"/>
        </w:rPr>
        <w:t>lợi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của</w:t>
      </w:r>
      <w:proofErr w:type="spellEnd"/>
      <w:r w:rsidRPr="00D15066">
        <w:rPr>
          <w:b/>
          <w:sz w:val="26"/>
          <w:szCs w:val="26"/>
        </w:rPr>
        <w:t xml:space="preserve"> </w:t>
      </w:r>
      <w:proofErr w:type="spellStart"/>
      <w:r w:rsidRPr="00D15066">
        <w:rPr>
          <w:b/>
          <w:sz w:val="26"/>
          <w:szCs w:val="26"/>
        </w:rPr>
        <w:t>bên</w:t>
      </w:r>
      <w:proofErr w:type="spellEnd"/>
      <w:r w:rsidRPr="00D15066">
        <w:rPr>
          <w:b/>
          <w:sz w:val="26"/>
          <w:szCs w:val="26"/>
        </w:rPr>
        <w:t xml:space="preserve"> A.</w:t>
      </w:r>
    </w:p>
    <w:p w14:paraId="45BDA217" w14:textId="77777777" w:rsidR="003C6A7A" w:rsidRPr="00D15066" w:rsidRDefault="005703C0">
      <w:pPr>
        <w:numPr>
          <w:ilvl w:val="0"/>
          <w:numId w:val="8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Yêu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cầu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cung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cấp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đầy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đủ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thông</w:t>
      </w:r>
      <w:proofErr w:type="spellEnd"/>
      <w:r w:rsidRPr="00D15066">
        <w:rPr>
          <w:sz w:val="26"/>
          <w:szCs w:val="26"/>
        </w:rPr>
        <w:t xml:space="preserve"> tin, </w:t>
      </w:r>
      <w:proofErr w:type="spellStart"/>
      <w:r w:rsidRPr="00D15066">
        <w:rPr>
          <w:sz w:val="26"/>
          <w:szCs w:val="26"/>
        </w:rPr>
        <w:t>tài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liệu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đúng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hạn</w:t>
      </w:r>
      <w:proofErr w:type="spellEnd"/>
      <w:r w:rsidRPr="00D15066">
        <w:rPr>
          <w:sz w:val="26"/>
          <w:szCs w:val="26"/>
        </w:rPr>
        <w:t>.</w:t>
      </w:r>
    </w:p>
    <w:p w14:paraId="17002167" w14:textId="77777777" w:rsidR="003C6A7A" w:rsidRPr="00D15066" w:rsidRDefault="005703C0">
      <w:pPr>
        <w:numPr>
          <w:ilvl w:val="0"/>
          <w:numId w:val="8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hoặc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chấm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dứt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cung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cấp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dịch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vụ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vi </w:t>
      </w:r>
      <w:proofErr w:type="spellStart"/>
      <w:r w:rsidRPr="00D15066">
        <w:rPr>
          <w:sz w:val="26"/>
          <w:szCs w:val="26"/>
        </w:rPr>
        <w:t>phạm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trách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nhiệm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thanh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toán</w:t>
      </w:r>
      <w:proofErr w:type="spellEnd"/>
      <w:r w:rsidRPr="00D15066">
        <w:rPr>
          <w:sz w:val="26"/>
          <w:szCs w:val="26"/>
        </w:rPr>
        <w:t>.</w:t>
      </w:r>
    </w:p>
    <w:p w14:paraId="7B0E261C" w14:textId="77777777" w:rsidR="003C6A7A" w:rsidRPr="00D15066" w:rsidRDefault="005703C0">
      <w:pPr>
        <w:numPr>
          <w:ilvl w:val="0"/>
          <w:numId w:val="8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A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cài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đặt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kế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Nội</w:t>
      </w:r>
      <w:proofErr w:type="spellEnd"/>
      <w:r w:rsidRPr="00D15066">
        <w:rPr>
          <w:sz w:val="26"/>
          <w:szCs w:val="26"/>
        </w:rPr>
        <w:t xml:space="preserve"> dung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hàng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hóa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thì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chịu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toàn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bộ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trách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nhiệm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theo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luật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nước</w:t>
      </w:r>
      <w:proofErr w:type="spellEnd"/>
      <w:r w:rsidRPr="00D15066">
        <w:rPr>
          <w:sz w:val="26"/>
          <w:szCs w:val="26"/>
        </w:rPr>
        <w:t xml:space="preserve"> CHXHCN Việt Nam. </w:t>
      </w:r>
    </w:p>
    <w:p w14:paraId="68D8FB21" w14:textId="77777777" w:rsidR="003C6A7A" w:rsidRPr="00D15066" w:rsidRDefault="005703C0">
      <w:pPr>
        <w:numPr>
          <w:ilvl w:val="0"/>
          <w:numId w:val="8"/>
        </w:numPr>
        <w:tabs>
          <w:tab w:val="left" w:pos="8460"/>
        </w:tabs>
        <w:rPr>
          <w:rFonts w:eastAsia="Noto Sans Symbols"/>
          <w:sz w:val="26"/>
          <w:szCs w:val="26"/>
        </w:rPr>
      </w:pPr>
      <w:proofErr w:type="spellStart"/>
      <w:r w:rsidRPr="00D15066">
        <w:rPr>
          <w:sz w:val="26"/>
          <w:szCs w:val="26"/>
        </w:rPr>
        <w:t>Tạm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chỉ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hoặc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chấm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dứt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cung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cấp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dịch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vụ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r w:rsidRPr="00D15066">
        <w:rPr>
          <w:b/>
          <w:sz w:val="26"/>
          <w:szCs w:val="26"/>
        </w:rPr>
        <w:t>B</w:t>
      </w:r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có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biểu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hoạt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động</w:t>
      </w:r>
      <w:proofErr w:type="spellEnd"/>
      <w:r w:rsidRPr="00D15066">
        <w:rPr>
          <w:sz w:val="26"/>
          <w:szCs w:val="26"/>
        </w:rPr>
        <w:t xml:space="preserve"> vi </w:t>
      </w:r>
      <w:proofErr w:type="spellStart"/>
      <w:r w:rsidRPr="00D15066">
        <w:rPr>
          <w:sz w:val="26"/>
          <w:szCs w:val="26"/>
        </w:rPr>
        <w:t>phạm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luật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nước</w:t>
      </w:r>
      <w:proofErr w:type="spellEnd"/>
      <w:r w:rsidRPr="00D15066">
        <w:rPr>
          <w:sz w:val="26"/>
          <w:szCs w:val="26"/>
        </w:rPr>
        <w:t xml:space="preserve"> CHXHCN Việt Nam.</w:t>
      </w:r>
    </w:p>
    <w:p w14:paraId="6726FDAC" w14:textId="77777777" w:rsidR="003C6A7A" w:rsidRPr="00D15066" w:rsidRDefault="003C6A7A">
      <w:pPr>
        <w:rPr>
          <w:sz w:val="28"/>
          <w:szCs w:val="28"/>
        </w:rPr>
      </w:pPr>
    </w:p>
    <w:p w14:paraId="5DDEA3C6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6: BÀN GIAO, BẢO HÀNH VÀ BẢO TRÌ.</w:t>
      </w:r>
    </w:p>
    <w:p w14:paraId="413DB92C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77F5A971" w14:textId="77777777" w:rsidR="003C6A7A" w:rsidRPr="00D15066" w:rsidRDefault="005703C0">
      <w:pPr>
        <w:numPr>
          <w:ilvl w:val="1"/>
          <w:numId w:val="11"/>
        </w:numPr>
        <w:tabs>
          <w:tab w:val="left" w:pos="8460"/>
        </w:tabs>
        <w:rPr>
          <w:b/>
          <w:sz w:val="26"/>
          <w:szCs w:val="26"/>
        </w:rPr>
      </w:pPr>
      <w:r w:rsidRPr="00D15066">
        <w:rPr>
          <w:sz w:val="26"/>
          <w:szCs w:val="26"/>
        </w:rPr>
        <w:t xml:space="preserve">Trong </w:t>
      </w:r>
      <w:proofErr w:type="spellStart"/>
      <w:r w:rsidRPr="00D15066">
        <w:rPr>
          <w:sz w:val="26"/>
          <w:szCs w:val="26"/>
        </w:rPr>
        <w:t>vòng</w:t>
      </w:r>
      <w:proofErr w:type="spellEnd"/>
      <w:r w:rsidRPr="00D15066">
        <w:rPr>
          <w:sz w:val="26"/>
          <w:szCs w:val="26"/>
        </w:rPr>
        <w:t xml:space="preserve"> 7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A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giao</w:t>
      </w:r>
      <w:proofErr w:type="spellEnd"/>
      <w:r w:rsidRPr="00D15066">
        <w:rPr>
          <w:sz w:val="26"/>
          <w:szCs w:val="26"/>
        </w:rPr>
        <w:t xml:space="preserve"> website </w:t>
      </w:r>
      <w:proofErr w:type="spellStart"/>
      <w:r w:rsidRPr="00D15066">
        <w:rPr>
          <w:sz w:val="26"/>
          <w:szCs w:val="26"/>
        </w:rPr>
        <w:t>đã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thiết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kế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proofErr w:type="gram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 B</w:t>
      </w:r>
      <w:proofErr w:type="gram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A </w:t>
      </w:r>
      <w:proofErr w:type="spellStart"/>
      <w:r w:rsidRPr="00D15066">
        <w:rPr>
          <w:sz w:val="26"/>
          <w:szCs w:val="26"/>
        </w:rPr>
        <w:t>phải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hướng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dẫn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cho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nhân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viên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của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B </w:t>
      </w:r>
      <w:proofErr w:type="spellStart"/>
      <w:r w:rsidRPr="00D15066">
        <w:rPr>
          <w:sz w:val="26"/>
          <w:szCs w:val="26"/>
        </w:rPr>
        <w:t>phương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sử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dụng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khai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thạo</w:t>
      </w:r>
      <w:proofErr w:type="spellEnd"/>
      <w:r w:rsidRPr="00D15066">
        <w:rPr>
          <w:sz w:val="26"/>
          <w:szCs w:val="26"/>
        </w:rPr>
        <w:t>.</w:t>
      </w:r>
    </w:p>
    <w:p w14:paraId="267259CD" w14:textId="77777777" w:rsidR="003C6A7A" w:rsidRPr="00D15066" w:rsidRDefault="003C6A7A">
      <w:pPr>
        <w:tabs>
          <w:tab w:val="left" w:pos="8460"/>
        </w:tabs>
        <w:jc w:val="right"/>
        <w:rPr>
          <w:sz w:val="26"/>
          <w:szCs w:val="26"/>
        </w:rPr>
      </w:pPr>
    </w:p>
    <w:p w14:paraId="0BEBC9CB" w14:textId="77777777" w:rsidR="003C6A7A" w:rsidRPr="00D15066" w:rsidRDefault="005703C0">
      <w:pPr>
        <w:tabs>
          <w:tab w:val="left" w:pos="8460"/>
        </w:tabs>
        <w:rPr>
          <w:sz w:val="28"/>
          <w:szCs w:val="28"/>
        </w:rPr>
      </w:pPr>
      <w:proofErr w:type="spellStart"/>
      <w:r w:rsidRPr="00D15066">
        <w:rPr>
          <w:b/>
          <w:sz w:val="28"/>
          <w:szCs w:val="28"/>
        </w:rPr>
        <w:t>Điều</w:t>
      </w:r>
      <w:proofErr w:type="spellEnd"/>
      <w:r w:rsidRPr="00D15066">
        <w:rPr>
          <w:b/>
          <w:sz w:val="28"/>
          <w:szCs w:val="28"/>
        </w:rPr>
        <w:t xml:space="preserve"> 7: ĐIỀU KHOẢN CHUNG.</w:t>
      </w:r>
    </w:p>
    <w:p w14:paraId="6FA92CB0" w14:textId="77777777" w:rsidR="003C6A7A" w:rsidRPr="00D15066" w:rsidRDefault="003C6A7A">
      <w:pPr>
        <w:tabs>
          <w:tab w:val="left" w:pos="8460"/>
        </w:tabs>
        <w:rPr>
          <w:sz w:val="26"/>
          <w:szCs w:val="26"/>
        </w:rPr>
      </w:pPr>
    </w:p>
    <w:p w14:paraId="482441C4" w14:textId="77777777" w:rsidR="003C6A7A" w:rsidRPr="00D15066" w:rsidRDefault="005703C0">
      <w:pPr>
        <w:numPr>
          <w:ilvl w:val="1"/>
          <w:numId w:val="12"/>
        </w:numPr>
        <w:tabs>
          <w:tab w:val="left" w:pos="8460"/>
        </w:tabs>
        <w:rPr>
          <w:sz w:val="26"/>
          <w:szCs w:val="26"/>
        </w:rPr>
      </w:pPr>
      <w:r w:rsidRPr="00D15066">
        <w:rPr>
          <w:sz w:val="26"/>
          <w:szCs w:val="26"/>
        </w:rPr>
        <w:lastRenderedPageBreak/>
        <w:t xml:space="preserve">Hai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cam </w:t>
      </w:r>
      <w:proofErr w:type="spellStart"/>
      <w:r w:rsidRPr="00D15066">
        <w:rPr>
          <w:sz w:val="26"/>
          <w:szCs w:val="26"/>
        </w:rPr>
        <w:t>kết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đúng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đầy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đủ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điều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khoản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đây</w:t>
      </w:r>
      <w:proofErr w:type="spellEnd"/>
      <w:r w:rsidRPr="00D15066">
        <w:rPr>
          <w:sz w:val="26"/>
          <w:szCs w:val="26"/>
        </w:rPr>
        <w:t xml:space="preserve">. Trong </w:t>
      </w:r>
      <w:proofErr w:type="spellStart"/>
      <w:r w:rsidRPr="00D15066">
        <w:rPr>
          <w:sz w:val="26"/>
          <w:szCs w:val="26"/>
        </w:rPr>
        <w:t>quá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trình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thực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hiện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nếu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có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vấn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đề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nảy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sinh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hai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sẽ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cùng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bàn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và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giải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quyết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tinh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thần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tác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hữu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nghị</w:t>
      </w:r>
      <w:proofErr w:type="spellEnd"/>
      <w:r w:rsidRPr="00D15066">
        <w:rPr>
          <w:sz w:val="26"/>
          <w:szCs w:val="26"/>
        </w:rPr>
        <w:t>.</w:t>
      </w:r>
    </w:p>
    <w:p w14:paraId="31FBD059" w14:textId="77777777" w:rsidR="003C6A7A" w:rsidRPr="00D15066" w:rsidRDefault="005703C0">
      <w:pPr>
        <w:numPr>
          <w:ilvl w:val="1"/>
          <w:numId w:val="12"/>
        </w:numPr>
        <w:tabs>
          <w:tab w:val="left" w:pos="8460"/>
        </w:tabs>
        <w:rPr>
          <w:sz w:val="26"/>
          <w:szCs w:val="26"/>
        </w:rPr>
      </w:pPr>
      <w:proofErr w:type="spellStart"/>
      <w:r w:rsidRPr="00D15066">
        <w:rPr>
          <w:sz w:val="26"/>
          <w:szCs w:val="26"/>
        </w:rPr>
        <w:t>Hợp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đồng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được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lập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thành</w:t>
      </w:r>
      <w:proofErr w:type="spellEnd"/>
      <w:r w:rsidRPr="00D15066">
        <w:rPr>
          <w:sz w:val="26"/>
          <w:szCs w:val="26"/>
        </w:rPr>
        <w:t xml:space="preserve"> 02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gốc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mỗi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bên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giữ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một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bản</w:t>
      </w:r>
      <w:proofErr w:type="spellEnd"/>
      <w:r w:rsidRPr="00D15066">
        <w:rPr>
          <w:sz w:val="26"/>
          <w:szCs w:val="26"/>
        </w:rPr>
        <w:t xml:space="preserve">, </w:t>
      </w:r>
      <w:proofErr w:type="spellStart"/>
      <w:r w:rsidRPr="00D15066">
        <w:rPr>
          <w:sz w:val="26"/>
          <w:szCs w:val="26"/>
        </w:rPr>
        <w:t>có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giá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trị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pháp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lý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như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nhau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kể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từ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ngày</w:t>
      </w:r>
      <w:proofErr w:type="spellEnd"/>
      <w:r w:rsidRPr="00D15066">
        <w:rPr>
          <w:sz w:val="26"/>
          <w:szCs w:val="26"/>
        </w:rPr>
        <w:t xml:space="preserve"> </w:t>
      </w:r>
      <w:proofErr w:type="spellStart"/>
      <w:r w:rsidRPr="00D15066">
        <w:rPr>
          <w:sz w:val="26"/>
          <w:szCs w:val="26"/>
        </w:rPr>
        <w:t>ký</w:t>
      </w:r>
      <w:proofErr w:type="spellEnd"/>
      <w:r w:rsidRPr="00D15066">
        <w:rPr>
          <w:sz w:val="26"/>
          <w:szCs w:val="26"/>
        </w:rPr>
        <w:t xml:space="preserve">. </w:t>
      </w:r>
    </w:p>
    <w:p w14:paraId="2474BF80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2DE34AD2" w14:textId="77777777" w:rsidR="003C6A7A" w:rsidRPr="00D15066" w:rsidRDefault="003C6A7A">
      <w:pPr>
        <w:tabs>
          <w:tab w:val="left" w:pos="8460"/>
        </w:tabs>
        <w:rPr>
          <w:sz w:val="20"/>
          <w:szCs w:val="20"/>
        </w:rPr>
      </w:pPr>
    </w:p>
    <w:p w14:paraId="03BA3269" w14:textId="77777777" w:rsidR="003C6A7A" w:rsidRPr="00D15066" w:rsidRDefault="005703C0">
      <w:pPr>
        <w:tabs>
          <w:tab w:val="left" w:pos="8460"/>
        </w:tabs>
        <w:rPr>
          <w:sz w:val="20"/>
          <w:szCs w:val="20"/>
        </w:rPr>
      </w:pPr>
      <w:r w:rsidRPr="00D15066">
        <w:rPr>
          <w:b/>
          <w:sz w:val="20"/>
          <w:szCs w:val="20"/>
        </w:rPr>
        <w:t xml:space="preserve">     ĐẠI DIỆN BÊN A                                                                                 ĐẠI DIỆN BÊN B</w:t>
      </w:r>
    </w:p>
    <w:p w14:paraId="192C8AA3" w14:textId="77777777" w:rsidR="003C6A7A" w:rsidRPr="00D15066" w:rsidRDefault="003C6A7A">
      <w:pPr>
        <w:rPr>
          <w:sz w:val="20"/>
          <w:szCs w:val="20"/>
        </w:rPr>
      </w:pPr>
    </w:p>
    <w:p w14:paraId="5CCF544C" w14:textId="573F7A9E" w:rsidR="003C6A7A" w:rsidRPr="00D15066" w:rsidRDefault="003C6A7A">
      <w:pPr>
        <w:rPr>
          <w:sz w:val="20"/>
          <w:szCs w:val="20"/>
        </w:rPr>
      </w:pPr>
    </w:p>
    <w:p w14:paraId="18E1D395" w14:textId="394FD498" w:rsidR="003C6A7A" w:rsidRPr="00D15066" w:rsidRDefault="0095747F">
      <w:pPr>
        <w:rPr>
          <w:sz w:val="20"/>
          <w:szCs w:val="20"/>
        </w:rPr>
      </w:pPr>
      <w:ins w:id="0" w:author="Dao Nguyen" w:date="2025-07-22T09:12:00Z" w16du:dateUtc="2025-07-22T02:12:00Z">
        <w:r w:rsidRPr="00D15066">
          <w:rPr>
            <w:noProof/>
            <w:sz w:val="20"/>
            <w:szCs w:val="20"/>
          </w:rPr>
          <mc:AlternateContent>
            <mc:Choice Requires="wpi">
              <w:drawing>
                <wp:anchor distT="0" distB="0" distL="114300" distR="114300" simplePos="0" relativeHeight="251659264" behindDoc="0" locked="0" layoutInCell="1" allowOverlap="1" wp14:anchorId="3563A997" wp14:editId="22652C8A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-234950</wp:posOffset>
                  </wp:positionV>
                  <wp:extent cx="1822680" cy="485640"/>
                  <wp:effectExtent l="38100" t="38100" r="0" b="35560"/>
                  <wp:wrapNone/>
                  <wp:docPr id="331532790" name="Ink 1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8">
                        <w14:nvContentPartPr>
                          <w14:cNvContentPartPr/>
                        </w14:nvContentPartPr>
                        <w14:xfrm>
                          <a:off x="0" y="0"/>
                          <a:ext cx="1822680" cy="48564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type w14:anchorId="703B2221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1" o:spid="_x0000_s1026" type="#_x0000_t75" style="position:absolute;margin-left:.6pt;margin-top:-18.85pt;width:144.2pt;height:3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">
                  <v:imagedata r:id="rId9" o:title=""/>
                </v:shape>
              </w:pict>
            </mc:Fallback>
          </mc:AlternateContent>
        </w:r>
      </w:ins>
    </w:p>
    <w:p w14:paraId="2A7ECB27" w14:textId="77777777" w:rsidR="003C6A7A" w:rsidRPr="00D15066" w:rsidRDefault="003C6A7A">
      <w:pPr>
        <w:rPr>
          <w:sz w:val="20"/>
          <w:szCs w:val="20"/>
        </w:rPr>
      </w:pPr>
    </w:p>
    <w:p w14:paraId="5D4470B5" w14:textId="77777777" w:rsidR="003C6A7A" w:rsidRPr="00D15066" w:rsidRDefault="005703C0">
      <w:pPr>
        <w:tabs>
          <w:tab w:val="left" w:pos="6222"/>
        </w:tabs>
        <w:rPr>
          <w:sz w:val="20"/>
          <w:szCs w:val="20"/>
        </w:rPr>
      </w:pPr>
      <w:r w:rsidRPr="00D15066">
        <w:rPr>
          <w:sz w:val="20"/>
          <w:szCs w:val="20"/>
        </w:rPr>
        <w:t xml:space="preserve">        </w:t>
      </w:r>
      <w:r w:rsidRPr="00D15066">
        <w:rPr>
          <w:b/>
          <w:i/>
          <w:sz w:val="20"/>
          <w:szCs w:val="20"/>
        </w:rPr>
        <w:t xml:space="preserve">Nguyễn </w:t>
      </w:r>
      <w:proofErr w:type="spellStart"/>
      <w:r w:rsidRPr="00D15066">
        <w:rPr>
          <w:b/>
          <w:i/>
          <w:sz w:val="20"/>
          <w:szCs w:val="20"/>
        </w:rPr>
        <w:t>Đình</w:t>
      </w:r>
      <w:proofErr w:type="spellEnd"/>
      <w:r w:rsidRPr="00D15066">
        <w:rPr>
          <w:b/>
          <w:i/>
          <w:sz w:val="20"/>
          <w:szCs w:val="20"/>
        </w:rPr>
        <w:t xml:space="preserve"> Đảo</w:t>
      </w:r>
    </w:p>
    <w:p w14:paraId="25A4ABEB" w14:textId="77777777" w:rsidR="003C6A7A" w:rsidRPr="00D15066" w:rsidRDefault="003C6A7A">
      <w:pPr>
        <w:tabs>
          <w:tab w:val="left" w:pos="6222"/>
        </w:tabs>
        <w:rPr>
          <w:b/>
          <w:sz w:val="28"/>
          <w:szCs w:val="28"/>
        </w:rPr>
      </w:pPr>
    </w:p>
    <w:sectPr w:rsidR="003C6A7A" w:rsidRPr="00D15066">
      <w:footerReference w:type="default" r:id="rId10"/>
      <w:pgSz w:w="12240" w:h="15840"/>
      <w:pgMar w:top="1440" w:right="1440" w:bottom="1440" w:left="1440" w:header="450" w:footer="6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821B7" w14:textId="77777777" w:rsidR="004E7B58" w:rsidRDefault="004E7B58">
      <w:r>
        <w:separator/>
      </w:r>
    </w:p>
  </w:endnote>
  <w:endnote w:type="continuationSeparator" w:id="0">
    <w:p w14:paraId="23C698DB" w14:textId="77777777" w:rsidR="004E7B58" w:rsidRDefault="004E7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9938" w14:textId="77777777" w:rsidR="003C6A7A" w:rsidRDefault="005703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14"/>
        <w:szCs w:val="14"/>
      </w:rPr>
    </w:pPr>
    <w:r>
      <w:rPr>
        <w:color w:val="000000"/>
        <w:sz w:val="14"/>
        <w:szCs w:val="14"/>
      </w:rPr>
      <w:t xml:space="preserve">Page </w:t>
    </w:r>
    <w:r>
      <w:rPr>
        <w:color w:val="000000"/>
        <w:sz w:val="14"/>
        <w:szCs w:val="14"/>
      </w:rPr>
      <w:fldChar w:fldCharType="begin"/>
    </w:r>
    <w:r>
      <w:rPr>
        <w:color w:val="000000"/>
        <w:sz w:val="14"/>
        <w:szCs w:val="14"/>
      </w:rPr>
      <w:instrText>PAGE</w:instrText>
    </w:r>
    <w:r>
      <w:rPr>
        <w:color w:val="000000"/>
        <w:sz w:val="14"/>
        <w:szCs w:val="14"/>
      </w:rPr>
      <w:fldChar w:fldCharType="separate"/>
    </w:r>
    <w:r w:rsidR="007112D7">
      <w:rPr>
        <w:noProof/>
        <w:color w:val="000000"/>
        <w:sz w:val="14"/>
        <w:szCs w:val="14"/>
      </w:rPr>
      <w:t>1</w:t>
    </w:r>
    <w:r>
      <w:rPr>
        <w:color w:val="000000"/>
        <w:sz w:val="14"/>
        <w:szCs w:val="14"/>
      </w:rPr>
      <w:fldChar w:fldCharType="end"/>
    </w:r>
    <w:r>
      <w:rPr>
        <w:color w:val="000000"/>
        <w:sz w:val="14"/>
        <w:szCs w:val="14"/>
      </w:rPr>
      <w:t xml:space="preserve"> of </w:t>
    </w:r>
    <w:r>
      <w:rPr>
        <w:color w:val="000000"/>
        <w:sz w:val="14"/>
        <w:szCs w:val="14"/>
      </w:rPr>
      <w:fldChar w:fldCharType="begin"/>
    </w:r>
    <w:r>
      <w:rPr>
        <w:color w:val="000000"/>
        <w:sz w:val="14"/>
        <w:szCs w:val="14"/>
      </w:rPr>
      <w:instrText>NUMPAGES</w:instrText>
    </w:r>
    <w:r>
      <w:rPr>
        <w:color w:val="000000"/>
        <w:sz w:val="14"/>
        <w:szCs w:val="14"/>
      </w:rPr>
      <w:fldChar w:fldCharType="separate"/>
    </w:r>
    <w:r w:rsidR="007112D7">
      <w:rPr>
        <w:noProof/>
        <w:color w:val="000000"/>
        <w:sz w:val="14"/>
        <w:szCs w:val="14"/>
      </w:rPr>
      <w:t>5</w:t>
    </w:r>
    <w:r>
      <w:rPr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A300" w14:textId="77777777" w:rsidR="004E7B58" w:rsidRDefault="004E7B58">
      <w:r>
        <w:separator/>
      </w:r>
    </w:p>
  </w:footnote>
  <w:footnote w:type="continuationSeparator" w:id="0">
    <w:p w14:paraId="39639DA8" w14:textId="77777777" w:rsidR="004E7B58" w:rsidRDefault="004E7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CC0"/>
    <w:multiLevelType w:val="multilevel"/>
    <w:tmpl w:val="ED1E535E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5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8196848"/>
    <w:multiLevelType w:val="multilevel"/>
    <w:tmpl w:val="99E8E4DC"/>
    <w:lvl w:ilvl="0">
      <w:start w:val="9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C5DA0"/>
    <w:multiLevelType w:val="hybridMultilevel"/>
    <w:tmpl w:val="8118ED4E"/>
    <w:lvl w:ilvl="0" w:tplc="72C0A15A">
      <w:start w:val="7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8587B"/>
    <w:multiLevelType w:val="multilevel"/>
    <w:tmpl w:val="47F2850C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252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8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960" w:hanging="360"/>
      </w:pPr>
      <w:rPr>
        <w:u w:val="none"/>
      </w:rPr>
    </w:lvl>
  </w:abstractNum>
  <w:abstractNum w:abstractNumId="4" w15:restartNumberingAfterBreak="0">
    <w:nsid w:val="122662AB"/>
    <w:multiLevelType w:val="multilevel"/>
    <w:tmpl w:val="14E2661E"/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1.%2."/>
      <w:lvlJc w:val="left"/>
      <w:pPr>
        <w:ind w:left="1020" w:hanging="48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u w:val="none"/>
      </w:rPr>
    </w:lvl>
  </w:abstractNum>
  <w:abstractNum w:abstractNumId="5" w15:restartNumberingAfterBreak="0">
    <w:nsid w:val="19AB5E30"/>
    <w:multiLevelType w:val="multilevel"/>
    <w:tmpl w:val="568CC06A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6" w15:restartNumberingAfterBreak="0">
    <w:nsid w:val="1D7706A2"/>
    <w:multiLevelType w:val="multilevel"/>
    <w:tmpl w:val="6ECCE53E"/>
    <w:lvl w:ilvl="0">
      <w:start w:val="7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7" w15:restartNumberingAfterBreak="0">
    <w:nsid w:val="1E3F027B"/>
    <w:multiLevelType w:val="hybridMultilevel"/>
    <w:tmpl w:val="0672B2E0"/>
    <w:lvl w:ilvl="0" w:tplc="4AE0EB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03506"/>
    <w:multiLevelType w:val="multilevel"/>
    <w:tmpl w:val="C8945860"/>
    <w:lvl w:ilvl="0">
      <w:start w:val="700"/>
      <w:numFmt w:val="decimal"/>
      <w:lvlText w:val="%1.0"/>
      <w:lvlJc w:val="left"/>
      <w:pPr>
        <w:ind w:left="765" w:hanging="7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8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9320E78"/>
    <w:multiLevelType w:val="hybridMultilevel"/>
    <w:tmpl w:val="5CC6A446"/>
    <w:lvl w:ilvl="0" w:tplc="4008E2EE">
      <w:start w:val="7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E0CA2"/>
    <w:multiLevelType w:val="multilevel"/>
    <w:tmpl w:val="BE2298FA"/>
    <w:lvl w:ilvl="0">
      <w:start w:val="6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11" w15:restartNumberingAfterBreak="0">
    <w:nsid w:val="2D294958"/>
    <w:multiLevelType w:val="multilevel"/>
    <w:tmpl w:val="CEEE0170"/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360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4680" w:hanging="360"/>
      </w:pPr>
      <w:rPr>
        <w:u w:val="none"/>
      </w:rPr>
    </w:lvl>
  </w:abstractNum>
  <w:abstractNum w:abstractNumId="12" w15:restartNumberingAfterBreak="0">
    <w:nsid w:val="33E35B5C"/>
    <w:multiLevelType w:val="hybridMultilevel"/>
    <w:tmpl w:val="272C4696"/>
    <w:lvl w:ilvl="0" w:tplc="3FAC2D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50D13"/>
    <w:multiLevelType w:val="multilevel"/>
    <w:tmpl w:val="9CE80E5C"/>
    <w:lvl w:ilvl="0">
      <w:start w:val="2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"/>
      <w:numFmt w:val="decimal"/>
      <w:lvlText w:val="%1.%2.0"/>
      <w:lvlJc w:val="left"/>
      <w:pPr>
        <w:ind w:left="930" w:hanging="93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0" w:hanging="9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D3E3469"/>
    <w:multiLevelType w:val="hybridMultilevel"/>
    <w:tmpl w:val="8EE0C5E2"/>
    <w:lvl w:ilvl="0" w:tplc="1F568C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3360E"/>
    <w:multiLevelType w:val="multilevel"/>
    <w:tmpl w:val="F09C5756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450763C6"/>
    <w:multiLevelType w:val="hybridMultilevel"/>
    <w:tmpl w:val="74426F38"/>
    <w:lvl w:ilvl="0" w:tplc="B0645976">
      <w:start w:val="7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B4F29"/>
    <w:multiLevelType w:val="multilevel"/>
    <w:tmpl w:val="2E001C46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4E1C485F"/>
    <w:multiLevelType w:val="multilevel"/>
    <w:tmpl w:val="2EDAB020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360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4680" w:hanging="360"/>
      </w:pPr>
      <w:rPr>
        <w:u w:val="none"/>
      </w:rPr>
    </w:lvl>
  </w:abstractNum>
  <w:abstractNum w:abstractNumId="19" w15:restartNumberingAfterBreak="0">
    <w:nsid w:val="4F34460F"/>
    <w:multiLevelType w:val="multilevel"/>
    <w:tmpl w:val="C5888D04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0" w15:restartNumberingAfterBreak="0">
    <w:nsid w:val="56F07202"/>
    <w:multiLevelType w:val="hybridMultilevel"/>
    <w:tmpl w:val="C816A3C4"/>
    <w:lvl w:ilvl="0" w:tplc="D000094A">
      <w:start w:val="9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3007E"/>
    <w:multiLevelType w:val="hybridMultilevel"/>
    <w:tmpl w:val="E92841B4"/>
    <w:lvl w:ilvl="0" w:tplc="6E367C2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456CE9"/>
    <w:multiLevelType w:val="hybridMultilevel"/>
    <w:tmpl w:val="AE462370"/>
    <w:lvl w:ilvl="0" w:tplc="C7967BB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106DE"/>
    <w:multiLevelType w:val="multilevel"/>
    <w:tmpl w:val="537071CE"/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5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4" w15:restartNumberingAfterBreak="0">
    <w:nsid w:val="5FE52077"/>
    <w:multiLevelType w:val="multilevel"/>
    <w:tmpl w:val="9CE80E5C"/>
    <w:lvl w:ilvl="0">
      <w:start w:val="2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"/>
      <w:numFmt w:val="decimal"/>
      <w:lvlText w:val="%1.%2.0"/>
      <w:lvlJc w:val="left"/>
      <w:pPr>
        <w:ind w:left="930" w:hanging="93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0" w:hanging="9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9675BE7"/>
    <w:multiLevelType w:val="multilevel"/>
    <w:tmpl w:val="ED4C17AA"/>
    <w:lvl w:ilvl="0">
      <w:start w:val="700"/>
      <w:numFmt w:val="decimal"/>
      <w:lvlText w:val="%1.0"/>
      <w:lvlJc w:val="left"/>
      <w:pPr>
        <w:ind w:left="765" w:hanging="7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8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5" w:hanging="7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70E8377E"/>
    <w:multiLevelType w:val="multilevel"/>
    <w:tmpl w:val="27B0D5B2"/>
    <w:lvl w:ilvl="0">
      <w:start w:val="5"/>
      <w:numFmt w:val="decimal"/>
      <w:lvlText w:val="%1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1.%2"/>
      <w:lvlJc w:val="left"/>
      <w:pPr>
        <w:ind w:left="900" w:hanging="480"/>
      </w:pPr>
      <w:rPr>
        <w:u w:val="none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u w:val="none"/>
      </w:rPr>
    </w:lvl>
  </w:abstractNum>
  <w:abstractNum w:abstractNumId="27" w15:restartNumberingAfterBreak="0">
    <w:nsid w:val="762075CC"/>
    <w:multiLevelType w:val="hybridMultilevel"/>
    <w:tmpl w:val="DFE056D6"/>
    <w:lvl w:ilvl="0" w:tplc="D3B671BE">
      <w:start w:val="6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186271">
    <w:abstractNumId w:val="1"/>
  </w:num>
  <w:num w:numId="2" w16cid:durableId="1125656645">
    <w:abstractNumId w:val="11"/>
  </w:num>
  <w:num w:numId="3" w16cid:durableId="2068917114">
    <w:abstractNumId w:val="17"/>
  </w:num>
  <w:num w:numId="4" w16cid:durableId="169757168">
    <w:abstractNumId w:val="5"/>
  </w:num>
  <w:num w:numId="5" w16cid:durableId="1821535064">
    <w:abstractNumId w:val="4"/>
  </w:num>
  <w:num w:numId="6" w16cid:durableId="2011643095">
    <w:abstractNumId w:val="26"/>
  </w:num>
  <w:num w:numId="7" w16cid:durableId="10884162">
    <w:abstractNumId w:val="23"/>
  </w:num>
  <w:num w:numId="8" w16cid:durableId="794448527">
    <w:abstractNumId w:val="15"/>
  </w:num>
  <w:num w:numId="9" w16cid:durableId="1323310661">
    <w:abstractNumId w:val="0"/>
  </w:num>
  <w:num w:numId="10" w16cid:durableId="982153527">
    <w:abstractNumId w:val="19"/>
  </w:num>
  <w:num w:numId="11" w16cid:durableId="1068117860">
    <w:abstractNumId w:val="10"/>
  </w:num>
  <w:num w:numId="12" w16cid:durableId="451871608">
    <w:abstractNumId w:val="6"/>
  </w:num>
  <w:num w:numId="13" w16cid:durableId="1767535697">
    <w:abstractNumId w:val="3"/>
  </w:num>
  <w:num w:numId="14" w16cid:durableId="547107701">
    <w:abstractNumId w:val="18"/>
  </w:num>
  <w:num w:numId="15" w16cid:durableId="1627082926">
    <w:abstractNumId w:val="2"/>
  </w:num>
  <w:num w:numId="16" w16cid:durableId="1122722901">
    <w:abstractNumId w:val="9"/>
  </w:num>
  <w:num w:numId="17" w16cid:durableId="1921325902">
    <w:abstractNumId w:val="25"/>
  </w:num>
  <w:num w:numId="18" w16cid:durableId="2064328895">
    <w:abstractNumId w:val="16"/>
  </w:num>
  <w:num w:numId="19" w16cid:durableId="1737508238">
    <w:abstractNumId w:val="8"/>
  </w:num>
  <w:num w:numId="20" w16cid:durableId="871302991">
    <w:abstractNumId w:val="7"/>
  </w:num>
  <w:num w:numId="21" w16cid:durableId="1745837223">
    <w:abstractNumId w:val="13"/>
  </w:num>
  <w:num w:numId="22" w16cid:durableId="1837184779">
    <w:abstractNumId w:val="21"/>
  </w:num>
  <w:num w:numId="23" w16cid:durableId="1553808341">
    <w:abstractNumId w:val="22"/>
  </w:num>
  <w:num w:numId="24" w16cid:durableId="328680306">
    <w:abstractNumId w:val="24"/>
  </w:num>
  <w:num w:numId="25" w16cid:durableId="149715953">
    <w:abstractNumId w:val="20"/>
  </w:num>
  <w:num w:numId="26" w16cid:durableId="332612412">
    <w:abstractNumId w:val="12"/>
  </w:num>
  <w:num w:numId="27" w16cid:durableId="1085802647">
    <w:abstractNumId w:val="27"/>
  </w:num>
  <w:num w:numId="28" w16cid:durableId="635836447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o Nguyen">
    <w15:presenceInfo w15:providerId="AD" w15:userId="S::Dinh.Nguyen@endava.com::cb7eee82-2ef5-4c64-a9d7-1c95e28f1a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6A7A"/>
    <w:rsid w:val="00014A47"/>
    <w:rsid w:val="00035118"/>
    <w:rsid w:val="00045195"/>
    <w:rsid w:val="00091C69"/>
    <w:rsid w:val="000E3B8C"/>
    <w:rsid w:val="00124F7D"/>
    <w:rsid w:val="001963F7"/>
    <w:rsid w:val="001A6EBA"/>
    <w:rsid w:val="001C5324"/>
    <w:rsid w:val="001C73AD"/>
    <w:rsid w:val="00214856"/>
    <w:rsid w:val="00225D0C"/>
    <w:rsid w:val="00292C54"/>
    <w:rsid w:val="002D1C14"/>
    <w:rsid w:val="002E0AD9"/>
    <w:rsid w:val="00301471"/>
    <w:rsid w:val="0031601A"/>
    <w:rsid w:val="00317E4D"/>
    <w:rsid w:val="00342214"/>
    <w:rsid w:val="00375D10"/>
    <w:rsid w:val="003811FA"/>
    <w:rsid w:val="00382820"/>
    <w:rsid w:val="003C47ED"/>
    <w:rsid w:val="003C6A7A"/>
    <w:rsid w:val="003C7832"/>
    <w:rsid w:val="00422348"/>
    <w:rsid w:val="004B0EF0"/>
    <w:rsid w:val="004D5CBD"/>
    <w:rsid w:val="004E7B58"/>
    <w:rsid w:val="004F30D6"/>
    <w:rsid w:val="00542D08"/>
    <w:rsid w:val="005433C9"/>
    <w:rsid w:val="005443BD"/>
    <w:rsid w:val="00545C8D"/>
    <w:rsid w:val="005703C0"/>
    <w:rsid w:val="005E7301"/>
    <w:rsid w:val="0060645C"/>
    <w:rsid w:val="00627AEA"/>
    <w:rsid w:val="006347C1"/>
    <w:rsid w:val="00635B19"/>
    <w:rsid w:val="00681B40"/>
    <w:rsid w:val="006A109A"/>
    <w:rsid w:val="006E1E6D"/>
    <w:rsid w:val="006E5C10"/>
    <w:rsid w:val="007111C5"/>
    <w:rsid w:val="007112D7"/>
    <w:rsid w:val="0073627C"/>
    <w:rsid w:val="007504D6"/>
    <w:rsid w:val="007654CE"/>
    <w:rsid w:val="00775BF8"/>
    <w:rsid w:val="007C6DFD"/>
    <w:rsid w:val="007D43FA"/>
    <w:rsid w:val="00843540"/>
    <w:rsid w:val="00896A17"/>
    <w:rsid w:val="008A7D7B"/>
    <w:rsid w:val="008E51DC"/>
    <w:rsid w:val="00904BB1"/>
    <w:rsid w:val="009067B1"/>
    <w:rsid w:val="00925C98"/>
    <w:rsid w:val="0095747F"/>
    <w:rsid w:val="00964DD2"/>
    <w:rsid w:val="00966C15"/>
    <w:rsid w:val="00971B7A"/>
    <w:rsid w:val="0098052A"/>
    <w:rsid w:val="009935D9"/>
    <w:rsid w:val="009A41D9"/>
    <w:rsid w:val="009E7504"/>
    <w:rsid w:val="00A44B28"/>
    <w:rsid w:val="00A604A9"/>
    <w:rsid w:val="00A85F1E"/>
    <w:rsid w:val="00A8701C"/>
    <w:rsid w:val="00AE24D7"/>
    <w:rsid w:val="00AF244D"/>
    <w:rsid w:val="00AF2EFE"/>
    <w:rsid w:val="00AF6E7B"/>
    <w:rsid w:val="00B00CCB"/>
    <w:rsid w:val="00B07025"/>
    <w:rsid w:val="00B553E1"/>
    <w:rsid w:val="00B7156D"/>
    <w:rsid w:val="00BB5832"/>
    <w:rsid w:val="00C524FB"/>
    <w:rsid w:val="00C537BD"/>
    <w:rsid w:val="00C8093A"/>
    <w:rsid w:val="00CC7DE3"/>
    <w:rsid w:val="00CF747B"/>
    <w:rsid w:val="00D15066"/>
    <w:rsid w:val="00D21A18"/>
    <w:rsid w:val="00D26EAD"/>
    <w:rsid w:val="00D30F85"/>
    <w:rsid w:val="00D51F31"/>
    <w:rsid w:val="00D75E08"/>
    <w:rsid w:val="00D91388"/>
    <w:rsid w:val="00DC6037"/>
    <w:rsid w:val="00E004DF"/>
    <w:rsid w:val="00E30335"/>
    <w:rsid w:val="00E34F0C"/>
    <w:rsid w:val="00E35D22"/>
    <w:rsid w:val="00E401FB"/>
    <w:rsid w:val="00E44A25"/>
    <w:rsid w:val="00E60DA8"/>
    <w:rsid w:val="00ED172B"/>
    <w:rsid w:val="00F42DD0"/>
    <w:rsid w:val="00F97D2D"/>
    <w:rsid w:val="00FD3747"/>
    <w:rsid w:val="00FF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779F"/>
  <w15:docId w15:val="{0F50774E-BB02-4244-9C57-4EF1330D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EA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91C69"/>
    <w:pPr>
      <w:ind w:left="720"/>
      <w:contextualSpacing/>
    </w:pPr>
  </w:style>
  <w:style w:type="paragraph" w:styleId="Revision">
    <w:name w:val="Revision"/>
    <w:hidden/>
    <w:uiPriority w:val="99"/>
    <w:semiHidden/>
    <w:rsid w:val="0098052A"/>
  </w:style>
  <w:style w:type="character" w:styleId="Hyperlink">
    <w:name w:val="Hyperlink"/>
    <w:basedOn w:val="DefaultParagraphFont"/>
    <w:uiPriority w:val="99"/>
    <w:semiHidden/>
    <w:unhideWhenUsed/>
    <w:rsid w:val="003C78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7832"/>
    <w:rPr>
      <w:color w:val="0000FF"/>
      <w:u w:val="single"/>
    </w:rPr>
  </w:style>
  <w:style w:type="paragraph" w:customStyle="1" w:styleId="msonormal0">
    <w:name w:val="msonormal"/>
    <w:basedOn w:val="Normal"/>
    <w:rsid w:val="003C7832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3C7832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7F6000"/>
      <w:sz w:val="20"/>
      <w:szCs w:val="20"/>
    </w:rPr>
  </w:style>
  <w:style w:type="paragraph" w:customStyle="1" w:styleId="xl66">
    <w:name w:val="xl66"/>
    <w:basedOn w:val="Normal"/>
    <w:rsid w:val="003C7832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hd w:val="clear" w:color="000000" w:fill="2F5496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FFFF"/>
      <w:sz w:val="20"/>
      <w:szCs w:val="20"/>
    </w:rPr>
  </w:style>
  <w:style w:type="paragraph" w:customStyle="1" w:styleId="xl67">
    <w:name w:val="xl67"/>
    <w:basedOn w:val="Normal"/>
    <w:rsid w:val="003C7832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68">
    <w:name w:val="xl68"/>
    <w:basedOn w:val="Normal"/>
    <w:rsid w:val="003C7832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E4F0"/>
      <w:spacing w:before="100" w:beforeAutospacing="1" w:after="100" w:afterAutospacing="1"/>
      <w:jc w:val="center"/>
      <w:textAlignment w:val="center"/>
    </w:pPr>
    <w:rPr>
      <w:rFonts w:ascii="Arial" w:hAnsi="Arial" w:cs="Arial"/>
      <w:color w:val="1F497D"/>
      <w:sz w:val="18"/>
      <w:szCs w:val="18"/>
    </w:rPr>
  </w:style>
  <w:style w:type="paragraph" w:customStyle="1" w:styleId="xl69">
    <w:name w:val="xl69"/>
    <w:basedOn w:val="Normal"/>
    <w:rsid w:val="003C7832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7FC"/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70">
    <w:name w:val="xl70"/>
    <w:basedOn w:val="Normal"/>
    <w:rsid w:val="003C7832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E2EFDA"/>
      <w:spacing w:before="100" w:beforeAutospacing="1" w:after="100" w:afterAutospacing="1"/>
      <w:textAlignment w:val="top"/>
    </w:pPr>
    <w:rPr>
      <w:rFonts w:ascii="Arial" w:hAnsi="Arial" w:cs="Arial"/>
      <w:color w:val="375623"/>
      <w:sz w:val="18"/>
      <w:szCs w:val="18"/>
    </w:rPr>
  </w:style>
  <w:style w:type="paragraph" w:customStyle="1" w:styleId="xl71">
    <w:name w:val="xl71"/>
    <w:basedOn w:val="Normal"/>
    <w:rsid w:val="003C7832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C6EFCE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72">
    <w:name w:val="xl72"/>
    <w:basedOn w:val="Normal"/>
    <w:rsid w:val="003C7832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7F6000"/>
    </w:rPr>
  </w:style>
  <w:style w:type="paragraph" w:customStyle="1" w:styleId="xl73">
    <w:name w:val="xl73"/>
    <w:basedOn w:val="Normal"/>
    <w:rsid w:val="003C7832"/>
    <w:pPr>
      <w:pBdr>
        <w:top w:val="single" w:sz="8" w:space="0" w:color="BFBFBF"/>
        <w:left w:val="single" w:sz="8" w:space="7" w:color="BFBFBF"/>
        <w:bottom w:val="single" w:sz="8" w:space="0" w:color="BFBFBF"/>
        <w:right w:val="single" w:sz="8" w:space="0" w:color="BFBFBF"/>
      </w:pBdr>
      <w:shd w:val="clear" w:color="000000" w:fill="D9E1F2"/>
      <w:spacing w:before="100" w:beforeAutospacing="1" w:after="100" w:afterAutospacing="1"/>
      <w:ind w:firstLineChars="100" w:firstLine="100"/>
      <w:textAlignment w:val="center"/>
    </w:pPr>
    <w:rPr>
      <w:rFonts w:ascii="Arial" w:hAnsi="Arial" w:cs="Arial"/>
      <w:b/>
      <w:bCs/>
      <w:color w:val="1F3864"/>
      <w:sz w:val="18"/>
      <w:szCs w:val="18"/>
    </w:rPr>
  </w:style>
  <w:style w:type="paragraph" w:customStyle="1" w:styleId="xl74">
    <w:name w:val="xl74"/>
    <w:basedOn w:val="Normal"/>
    <w:rsid w:val="003C7832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7" w:color="BFBFBF"/>
      </w:pBdr>
      <w:shd w:val="clear" w:color="000000" w:fill="FFD966"/>
      <w:spacing w:before="100" w:beforeAutospacing="1" w:after="100" w:afterAutospacing="1"/>
      <w:ind w:firstLineChars="100" w:firstLine="100"/>
      <w:jc w:val="right"/>
      <w:textAlignment w:val="center"/>
    </w:pPr>
    <w:rPr>
      <w:rFonts w:ascii="Arial" w:hAnsi="Arial" w:cs="Arial"/>
      <w:b/>
      <w:bCs/>
      <w:color w:val="7F6000"/>
      <w:sz w:val="20"/>
      <w:szCs w:val="20"/>
    </w:rPr>
  </w:style>
  <w:style w:type="paragraph" w:customStyle="1" w:styleId="xl75">
    <w:name w:val="xl75"/>
    <w:basedOn w:val="Normal"/>
    <w:rsid w:val="003C7832"/>
    <w:pPr>
      <w:pBdr>
        <w:top w:val="single" w:sz="8" w:space="0" w:color="BFBFBF"/>
        <w:left w:val="single" w:sz="8" w:space="7" w:color="BFBFBF"/>
        <w:bottom w:val="single" w:sz="8" w:space="0" w:color="BFBFBF"/>
        <w:right w:val="single" w:sz="8" w:space="0" w:color="BFBFBF"/>
      </w:pBdr>
      <w:shd w:val="clear" w:color="000000" w:fill="D5E8D4"/>
      <w:spacing w:before="100" w:beforeAutospacing="1" w:after="100" w:afterAutospacing="1"/>
      <w:ind w:firstLineChars="100" w:firstLine="100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76">
    <w:name w:val="xl76"/>
    <w:basedOn w:val="Normal"/>
    <w:rsid w:val="003C7832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7" w:color="BFBFBF"/>
      </w:pBdr>
      <w:shd w:val="clear" w:color="000000" w:fill="FFF2CC"/>
      <w:spacing w:before="100" w:beforeAutospacing="1" w:after="100" w:afterAutospacing="1"/>
      <w:ind w:firstLineChars="100" w:firstLine="100"/>
      <w:jc w:val="right"/>
      <w:textAlignment w:val="center"/>
    </w:pPr>
    <w:rPr>
      <w:rFonts w:ascii="Arial" w:hAnsi="Arial" w:cs="Arial"/>
      <w:b/>
      <w:bCs/>
      <w:color w:val="7F6000"/>
      <w:sz w:val="18"/>
      <w:szCs w:val="18"/>
    </w:rPr>
  </w:style>
  <w:style w:type="paragraph" w:customStyle="1" w:styleId="xl77">
    <w:name w:val="xl77"/>
    <w:basedOn w:val="Normal"/>
    <w:rsid w:val="003C7832"/>
    <w:pPr>
      <w:pBdr>
        <w:top w:val="single" w:sz="8" w:space="0" w:color="BFBFBF"/>
        <w:left w:val="single" w:sz="8" w:space="7" w:color="BFBFBF"/>
        <w:bottom w:val="single" w:sz="8" w:space="0" w:color="BFBFBF"/>
        <w:right w:val="single" w:sz="8" w:space="0" w:color="BFBFBF"/>
      </w:pBdr>
      <w:shd w:val="clear" w:color="000000" w:fill="375623"/>
      <w:spacing w:before="100" w:beforeAutospacing="1" w:after="100" w:afterAutospacing="1"/>
      <w:ind w:firstLineChars="100" w:firstLine="100"/>
      <w:textAlignment w:val="center"/>
    </w:pPr>
    <w:rPr>
      <w:rFonts w:ascii="Arial" w:hAnsi="Arial" w:cs="Arial"/>
      <w:b/>
      <w:bCs/>
      <w:color w:val="FFFFFF"/>
      <w:sz w:val="20"/>
      <w:szCs w:val="20"/>
    </w:rPr>
  </w:style>
  <w:style w:type="paragraph" w:customStyle="1" w:styleId="xl78">
    <w:name w:val="xl78"/>
    <w:basedOn w:val="Normal"/>
    <w:rsid w:val="003C7832"/>
    <w:pPr>
      <w:pBdr>
        <w:top w:val="single" w:sz="4" w:space="0" w:color="BFBFBF"/>
        <w:left w:val="single" w:sz="4" w:space="0" w:color="BFBFBF"/>
        <w:right w:val="single" w:sz="4" w:space="0" w:color="BFBFBF"/>
      </w:pBdr>
      <w:shd w:val="clear" w:color="000000" w:fill="E2EFDA"/>
      <w:spacing w:before="100" w:beforeAutospacing="1" w:after="100" w:afterAutospacing="1"/>
      <w:textAlignment w:val="top"/>
    </w:pPr>
    <w:rPr>
      <w:rFonts w:ascii="Arial" w:hAnsi="Arial" w:cs="Arial"/>
      <w:color w:val="375623"/>
      <w:sz w:val="18"/>
      <w:szCs w:val="18"/>
    </w:rPr>
  </w:style>
  <w:style w:type="paragraph" w:customStyle="1" w:styleId="xl79">
    <w:name w:val="xl79"/>
    <w:basedOn w:val="Normal"/>
    <w:rsid w:val="003C7832"/>
    <w:pPr>
      <w:pBdr>
        <w:top w:val="single" w:sz="4" w:space="0" w:color="BFBFBF"/>
        <w:left w:val="single" w:sz="4" w:space="0" w:color="BFBFBF"/>
        <w:right w:val="single" w:sz="4" w:space="0" w:color="BFBFBF"/>
      </w:pBdr>
      <w:shd w:val="clear" w:color="000000" w:fill="C6EFCE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80">
    <w:name w:val="xl80"/>
    <w:basedOn w:val="Normal"/>
    <w:rsid w:val="003C7832"/>
    <w:pPr>
      <w:pBdr>
        <w:left w:val="single" w:sz="8" w:space="0" w:color="BFBFBF"/>
        <w:bottom w:val="single" w:sz="8" w:space="0" w:color="BFBFBF"/>
        <w:right w:val="single" w:sz="8" w:space="7" w:color="BFBFBF"/>
      </w:pBdr>
      <w:shd w:val="clear" w:color="000000" w:fill="A9D18E"/>
      <w:spacing w:before="100" w:beforeAutospacing="1" w:after="100" w:afterAutospacing="1"/>
      <w:ind w:firstLineChars="100" w:firstLine="100"/>
      <w:jc w:val="right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81">
    <w:name w:val="xl81"/>
    <w:basedOn w:val="Normal"/>
    <w:rsid w:val="003C7832"/>
    <w:pPr>
      <w:pBdr>
        <w:left w:val="single" w:sz="8" w:space="0" w:color="BFBFBF"/>
        <w:bottom w:val="single" w:sz="8" w:space="0" w:color="BFBFBF"/>
        <w:right w:val="single" w:sz="8" w:space="0" w:color="BFBFBF"/>
      </w:pBdr>
      <w:shd w:val="clear" w:color="000000" w:fill="A9D18E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375623"/>
      <w:sz w:val="20"/>
      <w:szCs w:val="20"/>
    </w:rPr>
  </w:style>
  <w:style w:type="paragraph" w:customStyle="1" w:styleId="xl82">
    <w:name w:val="xl82"/>
    <w:basedOn w:val="Normal"/>
    <w:rsid w:val="003C7832"/>
    <w:pPr>
      <w:pBdr>
        <w:top w:val="single" w:sz="4" w:space="0" w:color="A6A6A6"/>
        <w:left w:val="single" w:sz="4" w:space="0" w:color="A6A6A6"/>
        <w:bottom w:val="single" w:sz="4" w:space="0" w:color="A6A6A6"/>
      </w:pBdr>
      <w:shd w:val="clear" w:color="000000" w:fill="FFFF00"/>
      <w:spacing w:before="100" w:beforeAutospacing="1" w:after="100" w:afterAutospacing="1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83">
    <w:name w:val="xl83"/>
    <w:basedOn w:val="Normal"/>
    <w:rsid w:val="003C7832"/>
    <w:pPr>
      <w:pBdr>
        <w:top w:val="single" w:sz="4" w:space="0" w:color="A6A6A6"/>
        <w:bottom w:val="single" w:sz="4" w:space="0" w:color="A6A6A6"/>
      </w:pBdr>
      <w:shd w:val="clear" w:color="000000" w:fill="FFFF00"/>
      <w:spacing w:before="100" w:beforeAutospacing="1" w:after="100" w:afterAutospacing="1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84">
    <w:name w:val="xl84"/>
    <w:basedOn w:val="Normal"/>
    <w:rsid w:val="003C7832"/>
    <w:pPr>
      <w:pBdr>
        <w:top w:val="single" w:sz="4" w:space="0" w:color="A6A6A6"/>
        <w:bottom w:val="single" w:sz="4" w:space="0" w:color="A6A6A6"/>
        <w:right w:val="single" w:sz="4" w:space="0" w:color="A6A6A6"/>
      </w:pBdr>
      <w:shd w:val="clear" w:color="000000" w:fill="FFFF00"/>
      <w:spacing w:before="100" w:beforeAutospacing="1" w:after="100" w:afterAutospacing="1"/>
      <w:textAlignment w:val="center"/>
    </w:pPr>
    <w:rPr>
      <w:rFonts w:ascii="Arial" w:hAnsi="Arial" w:cs="Arial"/>
      <w:b/>
      <w:bCs/>
      <w:color w:val="375623"/>
      <w:sz w:val="18"/>
      <w:szCs w:val="18"/>
    </w:rPr>
  </w:style>
  <w:style w:type="paragraph" w:customStyle="1" w:styleId="xl85">
    <w:name w:val="xl85"/>
    <w:basedOn w:val="Normal"/>
    <w:rsid w:val="003C7832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F00"/>
      <w:spacing w:before="100" w:beforeAutospacing="1" w:after="100" w:afterAutospacing="1"/>
      <w:jc w:val="center"/>
    </w:pPr>
  </w:style>
  <w:style w:type="table" w:styleId="GridTable1Light">
    <w:name w:val="Grid Table 1 Light"/>
    <w:basedOn w:val="TableNormal"/>
    <w:uiPriority w:val="46"/>
    <w:rsid w:val="003811F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342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12:38.1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1259 395 24575,'0'9'0,"0"-1"0,0 11 0,0 17 0,-7 15 0,-2 13 0,-11 15 0,-4 5 0,8-32 0,-1-1 0,-6 33 0,0-1 0,-4 9 0,11-24 0,0-4 0,3-17 0,-1-21 0,7-2 0,-4-11 0,10-12 0,-2-84 0,13-17 0,5 16 0,6-15 0,0 10 0,-3 18 0,2 0 0,7-10 0,6-7 0,-5 10 0,-6 17 0,-2 5 0,6-3 0,-2 1 0,-8 2 0,-1 6 0,4 6 0,4-15 0,-13 37 0,13-12 0,66 27 0,16 15 0,-9-1 0,-22 0 0,9 2 0,-12 1 0,7 9 0,-39 5 0,-2-8 0,-28 0 0,16 79 0,-17-24 0,3-17 0,-5 2 0,-31 33 0,-16-39 0,-5-9 0,-15 5 0,3-3 0,-4 1 0,-3-2 0,3-8 0,-5 0 0,7-3 0,9 1 0,3-7 0,-5-17 0,0-4 0,-3 4 0,-2-2 0,-5-4 0,-4-4-753,-23-1 0,-4-5 753,1-9 0,-8-3-1572,24 8 1,-9-1 0,1 0 0,8-2 1571,-21-10 0,4 1 0,17 10 0,-1 3 0,21 1 0,26-1 0,39 5 0,38-25 0,-3 15 0,10 1-135,35-12 0,11 0 135,-26 10 0,3 0 0,5 2 982,-3 0 1,6 1 0,1 1 0,-3 1-983,15 1 0,-2 2 0,-4 0 0,-11-1 0,-4 1 0,-5 4 0,3 7 0,-13 5 0,-22 3 0,-15 30 0,-6 9 0,-2 2 1682,1 6-1682,9 34 2448,-22-75-2448,-30 23 0,3 20 0,-11-7 0,16-4 0,15-36 0,6-8 0,2 0 0,70-14 0,-11-10 0,1 1 0,7-4-322,7-5 1,-2-1 321,-14 1 0,-3 2 0,0 4 0,-7 3 0,-6 1 0,-46 14 0,-13 14 0,-17 14 0,-6 1 643,0 14-643,18-19 0,7 1 0,25-8 0,45-8 0,25-12 0,15-5-625,-33 1 0,1-3 0,5-1 625,0-3 0,5-2 0,-1 0 0,-8 0 0,14-8 0,-10 0 0,-1 4 0,-31 1 0,-98-8 0,-3 25 0,-18 7 0,-3-1-882,6-4 0,-3-2 0,-4 0 0,-2 2 882,1 2 0,-5 2 0,-1 0 0,1 1 0,4 0 0,-7 1 0,3 1 0,3 0 0,5 0 0,-1-1 0,5 0 0,9 2 0,6 3 0,16 2 1520,29 0-1520,46 30 0,-14-23 0,54 44 3883,-12-33-3883,15 10 0,19-10 0,-24-18 0,-11 0 0,-27-2 0,-22 2 0,-8 4 0,0-1 0,42 1 0,-24-7 0,37 1 0,37 0 0,19 1 0,2-1 0,-14-2-945,-15-3 1,-6-1 0,0 0 0,8 1 944,-2 1 0,9 2 0,4 0 0,-2 0 0,-6-1 0,-12-1 0,13-2 0,-10-1 0,-31-1-724,-37 1 724,-45 0 0,-47 0 0,-18 0 0,7 0 0,12 0 0,-1 0 0,-1 0 0,-5 0-423,-1 0 0,-5 0 1,-1 0-1,1 0 0,6 0 423,2 0 0,2 0 0,6 0 0,6 0 0,-16 0 0,13 0 0,-12 4 0,40-3 3135,5 17-3135,-11-8 771,27 6-771,111-9 0,-5-9 0,18-4 0,-2 2 22,-13 3 0,0 0 1,3 0-23,0-4 0,5-2 0,0 0 0,-6 2 0,1 3 0,-5 2 0,-3-1 0,-6-2 0,-3-1 0,4 0 0,14 1 0,4-1 0,0 0 0,6-4 0,1-1 0,-1-2 0,-9-1 0,-2-2 0,6 0 0,-1 3 0,6 0 0,0 0 0,-8 2 0,-1-1 0,-6 1 0,-3 2 0,-9 1 0,-3 2 0,-8 2 0,-1 1 0,-19 2 0,-34-1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89EAE-F943-4B44-944E-8BF7A8892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10</Pages>
  <Words>3100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THANHDAI</dc:creator>
  <cp:lastModifiedBy>Dao Nguyen</cp:lastModifiedBy>
  <cp:revision>33</cp:revision>
  <dcterms:created xsi:type="dcterms:W3CDTF">2025-12-09T03:30:00Z</dcterms:created>
  <dcterms:modified xsi:type="dcterms:W3CDTF">2026-08-10T05:58:00Z</dcterms:modified>
</cp:coreProperties>
</file>